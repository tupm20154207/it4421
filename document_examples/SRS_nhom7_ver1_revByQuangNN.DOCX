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778D" w:rsidRDefault="00EC7670">
      <w:pPr>
        <w:spacing w:before="66" w:line="292" w:lineRule="auto"/>
        <w:ind w:left="1066" w:right="1615" w:firstLine="628"/>
        <w:rPr>
          <w:sz w:val="48"/>
        </w:rPr>
      </w:pPr>
      <w:r>
        <w:pict>
          <v:group id="_x0000_s1055" style="position:absolute;left:0;text-align:left;margin-left:63pt;margin-top:37.7pt;width:528.45pt;height:737.3pt;z-index:-251658240;mso-position-horizontal-relative:page;mso-position-vertical-relative:page" coordorigin="1260,754" coordsize="10569,14746">
            <v:line id="_x0000_s1279" style="position:absolute" from="1368,15142" to="1368,15345" strokecolor="navy" strokeweight="1.61714mm"/>
            <v:line id="_x0000_s1278" style="position:absolute" from="1322,15391" to="1617,15391" strokecolor="navy" strokeweight="1.61714mm"/>
            <v:line id="_x0000_s1277" style="position:absolute" from="1260,15195" to="1476,15195" strokeweight=".24553mm"/>
            <v:line id="_x0000_s1276" style="position:absolute" from="1486,15188" to="1486,15499" strokeweight=".22014mm"/>
            <v:line id="_x0000_s1275" style="position:absolute" from="1260,15492" to="1476,15492" strokeweight=".23706mm"/>
            <v:line id="_x0000_s1274" style="position:absolute" from="1267,15266" to="1267,15499" strokeweight=".22014mm"/>
            <v:line id="_x0000_s1273" style="position:absolute" from="1260,15273" to="1555,15273" strokeweight=".24553mm"/>
            <v:line id="_x0000_s1272" style="position:absolute" from="1548,15266" to="1548,15499" strokeweight=".24553mm"/>
            <v:rect id="_x0000_s1271" style="position:absolute;left:1540;top:15485;width:77;height:14" fillcolor="black" stroked="f"/>
            <v:line id="_x0000_s1270" style="position:absolute" from="1620,15391" to="1983,15391" strokecolor="navy" strokeweight="1.61714mm"/>
            <v:line id="_x0000_s1269" style="position:absolute" from="1620,15492" to="1983,15492" strokeweight=".23706mm"/>
            <v:line id="_x0000_s1268" style="position:absolute" from="1985,15391" to="2348,15391" strokecolor="navy" strokeweight="1.61714mm"/>
            <v:line id="_x0000_s1267" style="position:absolute" from="1985,15492" to="2348,15492" strokeweight=".23706mm"/>
            <v:line id="_x0000_s1266" style="position:absolute" from="2350,15391" to="2713,15391" strokecolor="navy" strokeweight="1.61714mm"/>
            <v:line id="_x0000_s1265" style="position:absolute" from="2350,15492" to="2713,15492" strokeweight=".23706mm"/>
            <v:line id="_x0000_s1264" style="position:absolute" from="2715,15391" to="3078,15391" strokecolor="navy" strokeweight="1.61714mm"/>
            <v:line id="_x0000_s1263" style="position:absolute" from="2715,15492" to="3078,15492" strokeweight=".23706mm"/>
            <v:line id="_x0000_s1262" style="position:absolute" from="3080,15391" to="3442,15391" strokecolor="navy" strokeweight="1.61714mm"/>
            <v:line id="_x0000_s1261" style="position:absolute" from="3080,15492" to="3442,15492" strokeweight=".23706mm"/>
            <v:line id="_x0000_s1260" style="position:absolute" from="3444,15391" to="3807,15391" strokecolor="navy" strokeweight="1.61714mm"/>
            <v:line id="_x0000_s1259" style="position:absolute" from="3444,15492" to="3807,15492" strokeweight=".23706mm"/>
            <v:line id="_x0000_s1258" style="position:absolute" from="3810,15391" to="4172,15391" strokecolor="navy" strokeweight="1.61714mm"/>
            <v:line id="_x0000_s1257" style="position:absolute" from="3810,15492" to="4172,15492" strokeweight=".23706mm"/>
            <v:line id="_x0000_s1256" style="position:absolute" from="4175,15391" to="4537,15391" strokecolor="navy" strokeweight="1.61714mm"/>
            <v:line id="_x0000_s1255" style="position:absolute" from="4175,15492" to="4537,15492" strokeweight=".23706mm"/>
            <v:line id="_x0000_s1254" style="position:absolute" from="4539,15391" to="4902,15391" strokecolor="navy" strokeweight="1.61714mm"/>
            <v:line id="_x0000_s1253" style="position:absolute" from="4539,15492" to="4902,15492" strokeweight=".23706mm"/>
            <v:line id="_x0000_s1252" style="position:absolute" from="4904,15391" to="5267,15391" strokecolor="navy" strokeweight="1.61714mm"/>
            <v:line id="_x0000_s1251" style="position:absolute" from="4904,15492" to="5267,15492" strokeweight=".23706mm"/>
            <v:line id="_x0000_s1250" style="position:absolute" from="5269,15391" to="5632,15391" strokecolor="navy" strokeweight="1.61714mm"/>
            <v:line id="_x0000_s1249" style="position:absolute" from="5269,15492" to="5632,15492" strokeweight=".23706mm"/>
            <v:line id="_x0000_s1248" style="position:absolute" from="5634,15391" to="5997,15391" strokecolor="navy" strokeweight="1.61714mm"/>
            <v:line id="_x0000_s1247" style="position:absolute" from="5634,15492" to="5997,15492" strokeweight=".23706mm"/>
            <v:line id="_x0000_s1246" style="position:absolute" from="5999,15391" to="6361,15391" strokecolor="navy" strokeweight="1.61714mm"/>
            <v:line id="_x0000_s1245" style="position:absolute" from="5999,15492" to="6361,15492" strokeweight=".23706mm"/>
            <v:line id="_x0000_s1244" style="position:absolute" from="6363,15391" to="6726,15391" strokecolor="navy" strokeweight="1.61714mm"/>
            <v:line id="_x0000_s1243" style="position:absolute" from="6363,15492" to="6726,15492" strokeweight=".23706mm"/>
            <v:line id="_x0000_s1242" style="position:absolute" from="6729,15391" to="7091,15391" strokecolor="navy" strokeweight="1.61714mm"/>
            <v:line id="_x0000_s1241" style="position:absolute" from="6729,15492" to="7091,15492" strokeweight=".23706mm"/>
            <v:line id="_x0000_s1240" style="position:absolute" from="7093,15391" to="7456,15391" strokecolor="navy" strokeweight="1.61714mm"/>
            <v:line id="_x0000_s1239" style="position:absolute" from="7093,15492" to="7456,15492" strokeweight=".23706mm"/>
            <v:line id="_x0000_s1238" style="position:absolute" from="7458,15391" to="7821,15391" strokecolor="navy" strokeweight="1.61714mm"/>
            <v:line id="_x0000_s1237" style="position:absolute" from="7458,15492" to="7821,15492" strokeweight=".23706mm"/>
            <v:line id="_x0000_s1236" style="position:absolute" from="7823,15391" to="8186,15391" strokecolor="navy" strokeweight="1.61714mm"/>
            <v:line id="_x0000_s1235" style="position:absolute" from="7823,15492" to="8186,15492" strokeweight=".23706mm"/>
            <v:line id="_x0000_s1234" style="position:absolute" from="8188,15391" to="8551,15391" strokecolor="navy" strokeweight="1.61714mm"/>
            <v:line id="_x0000_s1233" style="position:absolute" from="8188,15492" to="8551,15492" strokeweight=".23706mm"/>
            <v:line id="_x0000_s1232" style="position:absolute" from="8553,15391" to="8915,15391" strokecolor="navy" strokeweight="1.61714mm"/>
            <v:line id="_x0000_s1231" style="position:absolute" from="8553,15492" to="8915,15492" strokeweight=".23706mm"/>
            <v:line id="_x0000_s1230" style="position:absolute" from="8917,15391" to="9280,15391" strokecolor="navy" strokeweight="1.61714mm"/>
            <v:line id="_x0000_s1229" style="position:absolute" from="8917,15492" to="9280,15492" strokeweight=".23706mm"/>
            <v:line id="_x0000_s1228" style="position:absolute" from="9283,15391" to="9645,15391" strokecolor="navy" strokeweight="1.61714mm"/>
            <v:line id="_x0000_s1227" style="position:absolute" from="9283,15492" to="9645,15492" strokeweight=".23706mm"/>
            <v:line id="_x0000_s1226" style="position:absolute" from="9648,15391" to="10010,15391" strokecolor="navy" strokeweight="1.61714mm"/>
            <v:line id="_x0000_s1225" style="position:absolute" from="9648,15492" to="10010,15492" strokeweight=".23706mm"/>
            <v:line id="_x0000_s1224" style="position:absolute" from="10012,15391" to="10375,15391" strokecolor="navy" strokeweight="1.61714mm"/>
            <v:line id="_x0000_s1223" style="position:absolute" from="10012,15492" to="10375,15492" strokeweight=".23706mm"/>
            <v:line id="_x0000_s1222" style="position:absolute" from="10377,15391" to="10740,15391" strokecolor="navy" strokeweight="1.61714mm"/>
            <v:line id="_x0000_s1221" style="position:absolute" from="10377,15492" to="10740,15492" strokeweight=".23706mm"/>
            <v:line id="_x0000_s1220" style="position:absolute" from="10742,15391" to="11105,15391" strokecolor="navy" strokeweight="1.61714mm"/>
            <v:line id="_x0000_s1219" style="position:absolute" from="10742,15492" to="11105,15492" strokeweight=".23706mm"/>
            <v:line id="_x0000_s1218" style="position:absolute" from="11107,15391" to="11470,15391" strokecolor="navy" strokeweight="1.61714mm"/>
            <v:line id="_x0000_s1217" style="position:absolute" from="11107,15492" to="11470,15492" strokeweight=".23706mm"/>
            <v:line id="_x0000_s1216" style="position:absolute" from="11472,15391" to="11675,15391" strokecolor="navy" strokeweight="1.61714mm"/>
            <v:line id="_x0000_s1215" style="position:absolute" from="11721,15142" to="11721,15437" strokecolor="navy" strokeweight="4.56pt"/>
            <v:rect id="_x0000_s1214" style="position:absolute;left:11471;top:15485;width:60;height:14" fillcolor="black" stroked="f"/>
            <v:line id="_x0000_s1213" style="position:absolute" from="11525,15282" to="11525,15499" strokeweight=".22014mm"/>
            <v:line id="_x0000_s1212" style="position:absolute" from="11519,15273" to="11829,15273" strokeweight=".24553mm"/>
            <v:line id="_x0000_s1211" style="position:absolute" from="11822,15282" to="11822,15499" strokeweight=".22014mm"/>
            <v:line id="_x0000_s1210" style="position:absolute" from="11597,15492" to="11829,15492" strokeweight=".23706mm"/>
            <v:line id="_x0000_s1209" style="position:absolute" from="11603,15204" to="11603,15499" strokeweight=".22011mm"/>
            <v:line id="_x0000_s1208" style="position:absolute" from="11597,15211" to="11829,15211" strokeweight=".23706mm"/>
            <v:line id="_x0000_s1207" style="position:absolute" from="1414,862" to="1617,862" strokecolor="navy" strokeweight="1.61714mm"/>
            <v:line id="_x0000_s1206" style="position:absolute" from="1368,816" to="1368,1112" strokecolor="navy" strokeweight="1.61714mm"/>
            <v:rect id="_x0000_s1205" style="position:absolute;left:1557;top:753;width:60;height:14" fillcolor="black" stroked="f"/>
            <v:line id="_x0000_s1204" style="position:absolute" from="1564,754" to="1564,971" strokeweight=".22014mm"/>
            <v:line id="_x0000_s1203" style="position:absolute" from="1260,980" to="1570,980" strokeweight=".23706mm"/>
            <v:line id="_x0000_s1202" style="position:absolute" from="1267,754" to="1267,971" strokeweight=".22014mm"/>
            <v:line id="_x0000_s1201" style="position:absolute" from="1260,761" to="1492,761" strokeweight=".24553mm"/>
            <v:line id="_x0000_s1200" style="position:absolute" from="1486,754" to="1486,1049" strokeweight=".22014mm"/>
            <v:line id="_x0000_s1199" style="position:absolute" from="1260,1042" to="1492,1042" strokeweight=".24553mm"/>
            <v:line id="_x0000_s1198" style="position:absolute" from="1620,862" to="1983,862" strokecolor="navy" strokeweight="1.61714mm"/>
            <v:line id="_x0000_s1197" style="position:absolute" from="1620,761" to="1983,761" strokeweight=".24553mm"/>
            <v:line id="_x0000_s1196" style="position:absolute" from="1985,862" to="2348,862" strokecolor="navy" strokeweight="1.61714mm"/>
            <v:line id="_x0000_s1195" style="position:absolute" from="1985,761" to="2348,761" strokeweight=".24553mm"/>
            <v:line id="_x0000_s1194" style="position:absolute" from="2350,862" to="2713,862" strokecolor="navy" strokeweight="1.61714mm"/>
            <v:line id="_x0000_s1193" style="position:absolute" from="2350,761" to="2713,761" strokeweight=".24553mm"/>
            <v:line id="_x0000_s1192" style="position:absolute" from="2715,862" to="3078,862" strokecolor="navy" strokeweight="1.61714mm"/>
            <v:line id="_x0000_s1191" style="position:absolute" from="2715,761" to="3078,761" strokeweight=".24553mm"/>
            <v:line id="_x0000_s1190" style="position:absolute" from="3080,862" to="3442,862" strokecolor="navy" strokeweight="1.61714mm"/>
            <v:line id="_x0000_s1189" style="position:absolute" from="3080,761" to="3442,761" strokeweight=".24553mm"/>
            <v:line id="_x0000_s1188" style="position:absolute" from="3444,862" to="3807,862" strokecolor="navy" strokeweight="1.61714mm"/>
            <v:line id="_x0000_s1187" style="position:absolute" from="3444,761" to="3807,761" strokeweight=".24553mm"/>
            <v:line id="_x0000_s1186" style="position:absolute" from="3810,862" to="4172,862" strokecolor="navy" strokeweight="1.61714mm"/>
            <v:line id="_x0000_s1185" style="position:absolute" from="3810,761" to="4172,761" strokeweight=".24553mm"/>
            <v:line id="_x0000_s1184" style="position:absolute" from="4175,862" to="4537,862" strokecolor="navy" strokeweight="1.61714mm"/>
            <v:line id="_x0000_s1183" style="position:absolute" from="4175,761" to="4537,761" strokeweight=".24553mm"/>
            <v:line id="_x0000_s1182" style="position:absolute" from="4539,862" to="4902,862" strokecolor="navy" strokeweight="1.61714mm"/>
            <v:line id="_x0000_s1181" style="position:absolute" from="4539,761" to="4902,761" strokeweight=".24553mm"/>
            <v:line id="_x0000_s1180" style="position:absolute" from="4904,862" to="5267,862" strokecolor="navy" strokeweight="1.61714mm"/>
            <v:line id="_x0000_s1179" style="position:absolute" from="4904,761" to="5267,761" strokeweight=".24553mm"/>
            <v:line id="_x0000_s1178" style="position:absolute" from="5269,862" to="5632,862" strokecolor="navy" strokeweight="1.61714mm"/>
            <v:line id="_x0000_s1177" style="position:absolute" from="5269,761" to="5632,761" strokeweight=".24553mm"/>
            <v:line id="_x0000_s1176" style="position:absolute" from="5634,862" to="5997,862" strokecolor="navy" strokeweight="1.61714mm"/>
            <v:line id="_x0000_s1175" style="position:absolute" from="5634,761" to="5997,761" strokeweight=".24553mm"/>
            <v:line id="_x0000_s1174" style="position:absolute" from="5999,862" to="6361,862" strokecolor="navy" strokeweight="1.61714mm"/>
            <v:line id="_x0000_s1173" style="position:absolute" from="5999,761" to="6361,761" strokeweight=".24553mm"/>
            <v:line id="_x0000_s1172" style="position:absolute" from="6363,862" to="6726,862" strokecolor="navy" strokeweight="1.61714mm"/>
            <v:line id="_x0000_s1171" style="position:absolute" from="6363,761" to="6726,761" strokeweight=".24553mm"/>
            <v:line id="_x0000_s1170" style="position:absolute" from="6729,862" to="7091,862" strokecolor="navy" strokeweight="1.61714mm"/>
            <v:line id="_x0000_s1169" style="position:absolute" from="6729,761" to="7091,761" strokeweight=".24553mm"/>
            <v:line id="_x0000_s1168" style="position:absolute" from="7093,862" to="7456,862" strokecolor="navy" strokeweight="1.61714mm"/>
            <v:line id="_x0000_s1167" style="position:absolute" from="7093,761" to="7456,761" strokeweight=".24553mm"/>
            <v:line id="_x0000_s1166" style="position:absolute" from="7458,862" to="7821,862" strokecolor="navy" strokeweight="1.61714mm"/>
            <v:line id="_x0000_s1165" style="position:absolute" from="7458,761" to="7821,761" strokeweight=".24553mm"/>
            <v:line id="_x0000_s1164" style="position:absolute" from="7823,862" to="8186,862" strokecolor="navy" strokeweight="1.61714mm"/>
            <v:line id="_x0000_s1163" style="position:absolute" from="7823,761" to="8186,761" strokeweight=".24553mm"/>
            <v:line id="_x0000_s1162" style="position:absolute" from="8188,862" to="8551,862" strokecolor="navy" strokeweight="1.61714mm"/>
            <v:line id="_x0000_s1161" style="position:absolute" from="8188,761" to="8551,761" strokeweight=".24553mm"/>
            <v:line id="_x0000_s1160" style="position:absolute" from="8553,862" to="8915,862" strokecolor="navy" strokeweight="1.61714mm"/>
            <v:line id="_x0000_s1159" style="position:absolute" from="8553,761" to="8915,761" strokeweight=".24553mm"/>
            <v:line id="_x0000_s1158" style="position:absolute" from="8917,862" to="9280,862" strokecolor="navy" strokeweight="1.61714mm"/>
            <v:line id="_x0000_s1157" style="position:absolute" from="8917,761" to="9280,761" strokeweight=".24553mm"/>
            <v:line id="_x0000_s1156" style="position:absolute" from="9283,862" to="9645,862" strokecolor="navy" strokeweight="1.61714mm"/>
            <v:line id="_x0000_s1155" style="position:absolute" from="9283,761" to="9645,761" strokeweight=".24553mm"/>
            <v:line id="_x0000_s1154" style="position:absolute" from="9648,862" to="10010,862" strokecolor="navy" strokeweight="1.61714mm"/>
            <v:line id="_x0000_s1153" style="position:absolute" from="9648,761" to="10010,761" strokeweight=".24553mm"/>
            <v:line id="_x0000_s1152" style="position:absolute" from="10012,862" to="10375,862" strokecolor="navy" strokeweight="1.61714mm"/>
            <v:line id="_x0000_s1151" style="position:absolute" from="10012,761" to="10375,761" strokeweight=".24553mm"/>
            <v:line id="_x0000_s1150" style="position:absolute" from="10377,862" to="10740,862" strokecolor="navy" strokeweight="1.61714mm"/>
            <v:line id="_x0000_s1149" style="position:absolute" from="10377,761" to="10740,761" strokeweight=".24553mm"/>
            <v:line id="_x0000_s1148" style="position:absolute" from="10742,862" to="11105,862" strokecolor="navy" strokeweight="1.61714mm"/>
            <v:line id="_x0000_s1147" style="position:absolute" from="10742,761" to="11105,761" strokeweight=".24553mm"/>
            <v:line id="_x0000_s1146" style="position:absolute" from="11107,862" to="11470,862" strokecolor="navy" strokeweight="1.61714mm"/>
            <v:line id="_x0000_s1145" style="position:absolute" from="11107,761" to="11470,761" strokeweight=".24553mm"/>
            <v:line id="_x0000_s1144" style="position:absolute" from="11721,908" to="11721,1112" strokecolor="navy" strokeweight="4.56pt"/>
            <v:line id="_x0000_s1143" style="position:absolute" from="11472,862" to="11766,862" strokecolor="navy" strokeweight="1.61714mm"/>
            <v:line id="_x0000_s1142" style="position:absolute" from="11613,1058" to="11829,1058" strokeweight=".23706mm"/>
            <v:line id="_x0000_s1141" style="position:absolute" from="11603,754" to="11603,1065" strokeweight=".22011mm"/>
            <v:line id="_x0000_s1140" style="position:absolute" from="11613,761" to="11829,761" strokeweight=".24553mm"/>
            <v:line id="_x0000_s1139" style="position:absolute" from="11822,754" to="11822,986" strokeweight=".22014mm"/>
            <v:line id="_x0000_s1138" style="position:absolute" from="11534,980" to="11829,980" strokeweight=".23706mm"/>
            <v:line id="_x0000_s1137" style="position:absolute" from="11541,754" to="11541,986" strokeweight=".22011mm"/>
            <v:rect id="_x0000_s1136" style="position:absolute;left:11471;top:753;width:76;height:14" fillcolor="black" stroked="f"/>
            <v:line id="_x0000_s1135" style="position:absolute" from="11721,1114" to="11721,1479" strokecolor="navy" strokeweight="4.56pt"/>
            <v:line id="_x0000_s1134" style="position:absolute" from="11721,1481" to="11721,1846" strokecolor="navy" strokeweight="4.56pt"/>
            <v:line id="_x0000_s1133" style="position:absolute" from="11721,1848" to="11721,2213" strokecolor="navy" strokeweight="4.56pt"/>
            <v:line id="_x0000_s1132" style="position:absolute" from="11721,2216" to="11721,2580" strokecolor="navy" strokeweight="4.56pt"/>
            <v:line id="_x0000_s1131" style="position:absolute" from="11721,2583" to="11721,2948" strokecolor="navy" strokeweight="4.56pt"/>
            <v:line id="_x0000_s1130" style="position:absolute" from="11721,2950" to="11721,3315" strokecolor="navy" strokeweight="4.56pt"/>
            <v:line id="_x0000_s1129" style="position:absolute" from="11721,3317" to="11721,3683" strokecolor="navy" strokeweight="4.56pt"/>
            <v:line id="_x0000_s1128" style="position:absolute" from="11721,3685" to="11721,4050" strokecolor="navy" strokeweight="4.56pt"/>
            <v:line id="_x0000_s1127" style="position:absolute" from="11721,4052" to="11721,4418" strokecolor="navy" strokeweight="4.56pt"/>
            <v:line id="_x0000_s1126" style="position:absolute" from="11721,4421" to="11721,4788" strokecolor="navy" strokeweight="4.56pt"/>
            <v:line id="_x0000_s1125" style="position:absolute" from="11721,4791" to="11721,5158" strokecolor="navy" strokeweight="4.56pt"/>
            <v:line id="_x0000_s1124" style="position:absolute" from="11721,5161" to="11721,5527" strokecolor="navy" strokeweight="4.56pt"/>
            <v:line id="_x0000_s1123" style="position:absolute" from="11721,5531" to="11721,5897" strokecolor="navy" strokeweight="4.56pt"/>
            <v:line id="_x0000_s1122" style="position:absolute" from="11721,5900" to="11721,6266" strokecolor="navy" strokeweight="4.56pt"/>
            <v:line id="_x0000_s1121" style="position:absolute" from="11721,6270" to="11721,6636" strokecolor="navy" strokeweight="4.56pt"/>
            <v:line id="_x0000_s1120" style="position:absolute" from="11721,6639" to="11721,7006" strokecolor="navy" strokeweight="4.56pt"/>
            <v:line id="_x0000_s1119" style="position:absolute" from="11721,7009" to="11721,7376" strokecolor="navy" strokeweight="4.56pt"/>
            <v:line id="_x0000_s1118" style="position:absolute" from="11721,7378" to="11721,7745" strokecolor="navy" strokeweight="4.56pt"/>
            <v:line id="_x0000_s1117" style="position:absolute" from="11721,7748" to="11721,8115" strokecolor="navy" strokeweight="4.56pt"/>
            <v:line id="_x0000_s1116" style="position:absolute" from="11721,8118" to="11721,8484" strokecolor="navy" strokeweight="4.56pt"/>
            <v:line id="_x0000_s1115" style="position:absolute" from="11721,8488" to="11721,8854" strokecolor="navy" strokeweight="4.56pt"/>
            <v:line id="_x0000_s1114" style="position:absolute" from="11721,8857" to="11721,9224" strokecolor="navy" strokeweight="4.56pt"/>
            <v:line id="_x0000_s1113" style="position:absolute" from="11721,9227" to="11721,9593" strokecolor="navy" strokeweight="4.56pt"/>
            <v:line id="_x0000_s1112" style="position:absolute" from="11721,9597" to="11721,9963" strokecolor="navy" strokeweight="4.56pt"/>
            <v:line id="_x0000_s1111" style="position:absolute" from="11721,9966" to="11721,10332" strokecolor="navy" strokeweight="4.56pt"/>
            <v:line id="_x0000_s1110" style="position:absolute" from="11721,10336" to="11721,10703" strokecolor="navy" strokeweight="4.56pt"/>
            <v:line id="_x0000_s1109" style="position:absolute" from="11721,10705" to="11721,11072" strokecolor="navy" strokeweight="4.56pt"/>
            <v:line id="_x0000_s1108" style="position:absolute" from="11721,11075" to="11721,11442" strokecolor="navy" strokeweight="4.56pt"/>
            <v:line id="_x0000_s1107" style="position:absolute" from="11721,11445" to="11721,11811" strokecolor="navy" strokeweight="4.56pt"/>
            <v:line id="_x0000_s1106" style="position:absolute" from="11721,11815" to="11721,12181" strokecolor="navy" strokeweight="4.56pt"/>
            <v:line id="_x0000_s1105" style="position:absolute" from="11721,12184" to="11721,12551" strokecolor="navy" strokeweight="4.56pt"/>
            <v:line id="_x0000_s1104" style="position:absolute" from="11721,12554" to="11721,12920" strokecolor="navy" strokeweight="4.56pt"/>
            <v:line id="_x0000_s1103" style="position:absolute" from="11721,12924" to="11721,13290" strokecolor="navy" strokeweight="4.56pt"/>
            <v:line id="_x0000_s1102" style="position:absolute" from="11721,13293" to="11721,13659" strokecolor="navy" strokeweight="4.56pt"/>
            <v:line id="_x0000_s1101" style="position:absolute" from="11721,13663" to="11721,14029" strokecolor="navy" strokeweight="4.56pt"/>
            <v:line id="_x0000_s1100" style="position:absolute" from="11721,14032" to="11721,14399" strokecolor="navy" strokeweight="4.56pt"/>
            <v:line id="_x0000_s1099" style="position:absolute" from="11721,14402" to="11721,14769" strokecolor="navy" strokeweight="4.56pt"/>
            <v:line id="_x0000_s1098" style="position:absolute" from="11721,14772" to="11721,15138" strokecolor="navy" strokeweight="4.56pt"/>
            <v:line id="_x0000_s1097" style="position:absolute" from="11822,1051" to="11822,15217" strokeweight=".22014mm"/>
            <v:line id="_x0000_s1096" style="position:absolute" from="1368,1114" to="1368,1479" strokecolor="navy" strokeweight="1.61714mm"/>
            <v:line id="_x0000_s1095" style="position:absolute" from="1368,1481" to="1368,1846" strokecolor="navy" strokeweight="1.61714mm"/>
            <v:line id="_x0000_s1094" style="position:absolute" from="1368,1848" to="1368,2213" strokecolor="navy" strokeweight="1.61714mm"/>
            <v:line id="_x0000_s1093" style="position:absolute" from="1368,2216" to="1368,2580" strokecolor="navy" strokeweight="1.61714mm"/>
            <v:line id="_x0000_s1092" style="position:absolute" from="1368,2583" to="1368,2948" strokecolor="navy" strokeweight="1.61714mm"/>
            <v:line id="_x0000_s1091" style="position:absolute" from="1368,2950" to="1368,3315" strokecolor="navy" strokeweight="1.61714mm"/>
            <v:line id="_x0000_s1090" style="position:absolute" from="1368,3317" to="1368,3683" strokecolor="navy" strokeweight="1.61714mm"/>
            <v:line id="_x0000_s1089" style="position:absolute" from="1368,3685" to="1368,4050" strokecolor="navy" strokeweight="1.61714mm"/>
            <v:line id="_x0000_s1088" style="position:absolute" from="1368,4052" to="1368,4418" strokecolor="navy" strokeweight="1.61714mm"/>
            <v:line id="_x0000_s1087" style="position:absolute" from="1368,4421" to="1368,4788" strokecolor="navy" strokeweight="1.61714mm"/>
            <v:line id="_x0000_s1086" style="position:absolute" from="1368,4791" to="1368,5158" strokecolor="navy" strokeweight="1.61714mm"/>
            <v:line id="_x0000_s1085" style="position:absolute" from="1368,5161" to="1368,5527" strokecolor="navy" strokeweight="1.61714mm"/>
            <v:line id="_x0000_s1084" style="position:absolute" from="1368,5531" to="1368,5897" strokecolor="navy" strokeweight="1.61714mm"/>
            <v:line id="_x0000_s1083" style="position:absolute" from="1368,5900" to="1368,6266" strokecolor="navy" strokeweight="1.61714mm"/>
            <v:line id="_x0000_s1082" style="position:absolute" from="1368,6270" to="1368,6636" strokecolor="navy" strokeweight="1.61714mm"/>
            <v:line id="_x0000_s1081" style="position:absolute" from="1368,6639" to="1368,7006" strokecolor="navy" strokeweight="1.61714mm"/>
            <v:line id="_x0000_s1080" style="position:absolute" from="1368,7009" to="1368,7376" strokecolor="navy" strokeweight="1.61714mm"/>
            <v:line id="_x0000_s1079" style="position:absolute" from="1368,7378" to="1368,7745" strokecolor="navy" strokeweight="1.61714mm"/>
            <v:line id="_x0000_s1078" style="position:absolute" from="1368,7748" to="1368,8115" strokecolor="navy" strokeweight="1.61714mm"/>
            <v:line id="_x0000_s1077" style="position:absolute" from="1368,8118" to="1368,8484" strokecolor="navy" strokeweight="1.61714mm"/>
            <v:line id="_x0000_s1076" style="position:absolute" from="1368,8488" to="1368,8854" strokecolor="navy" strokeweight="1.61714mm"/>
            <v:line id="_x0000_s1075" style="position:absolute" from="1368,8857" to="1368,9224" strokecolor="navy" strokeweight="1.61714mm"/>
            <v:line id="_x0000_s1074" style="position:absolute" from="1368,9227" to="1368,9593" strokecolor="navy" strokeweight="1.61714mm"/>
            <v:line id="_x0000_s1073" style="position:absolute" from="1368,9597" to="1368,9963" strokecolor="navy" strokeweight="1.61714mm"/>
            <v:line id="_x0000_s1072" style="position:absolute" from="1368,9966" to="1368,10332" strokecolor="navy" strokeweight="1.61714mm"/>
            <v:line id="_x0000_s1071" style="position:absolute" from="1368,10336" to="1368,10703" strokecolor="navy" strokeweight="1.61714mm"/>
            <v:line id="_x0000_s1070" style="position:absolute" from="1368,10705" to="1368,11072" strokecolor="navy" strokeweight="1.61714mm"/>
            <v:line id="_x0000_s1069" style="position:absolute" from="1368,11075" to="1368,11442" strokecolor="navy" strokeweight="1.61714mm"/>
            <v:line id="_x0000_s1068" style="position:absolute" from="1368,11445" to="1368,11811" strokecolor="navy" strokeweight="1.61714mm"/>
            <v:line id="_x0000_s1067" style="position:absolute" from="1368,11815" to="1368,12181" strokecolor="navy" strokeweight="1.61714mm"/>
            <v:line id="_x0000_s1066" style="position:absolute" from="1368,12184" to="1368,12551" strokecolor="navy" strokeweight="1.61714mm"/>
            <v:line id="_x0000_s1065" style="position:absolute" from="1368,12554" to="1368,12920" strokecolor="navy" strokeweight="1.61714mm"/>
            <v:line id="_x0000_s1064" style="position:absolute" from="1368,12924" to="1368,13290" strokecolor="navy" strokeweight="1.61714mm"/>
            <v:line id="_x0000_s1063" style="position:absolute" from="1368,13293" to="1368,13659" strokecolor="navy" strokeweight="1.61714mm"/>
            <v:line id="_x0000_s1062" style="position:absolute" from="1368,13663" to="1368,14029" strokecolor="navy" strokeweight="1.61714mm"/>
            <v:line id="_x0000_s1061" style="position:absolute" from="1368,14032" to="1368,14399" strokecolor="navy" strokeweight="1.61714mm"/>
            <v:line id="_x0000_s1060" style="position:absolute" from="1368,14402" to="1368,14769" strokecolor="navy" strokeweight="1.61714mm"/>
            <v:line id="_x0000_s1059" style="position:absolute" from="1368,14772" to="1368,15138" strokecolor="navy" strokeweight="1.61714mm"/>
            <v:line id="_x0000_s1058" style="position:absolute" from="1267,1035" to="1267,15202" strokeweight=".22014mm"/>
            <v:line id="_x0000_s1057" style="position:absolute" from="1673,14457" to="11421,14457" strokecolor="#d9d9d9"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6" type="#_x0000_t75" style="position:absolute;left:5376;top:3664;width:2324;height:3286">
              <v:imagedata r:id="rId8" o:title=""/>
            </v:shape>
            <w10:wrap anchorx="page" anchory="page"/>
          </v:group>
        </w:pict>
      </w:r>
      <w:r w:rsidR="00F13C10">
        <w:rPr>
          <w:sz w:val="48"/>
        </w:rPr>
        <w:t xml:space="preserve">  </w:t>
      </w:r>
      <w:r w:rsidR="00D04AD5">
        <w:rPr>
          <w:sz w:val="48"/>
        </w:rPr>
        <w:t>Trường Đại hc Bách Khoa Hà Nội Viện Công nghệ thông tin và truyền thông</w:t>
      </w:r>
    </w:p>
    <w:p w:rsidR="00D3778D" w:rsidRDefault="00D04AD5">
      <w:pPr>
        <w:spacing w:line="408" w:lineRule="exact"/>
        <w:ind w:right="566"/>
        <w:jc w:val="center"/>
        <w:rPr>
          <w:sz w:val="36"/>
        </w:rPr>
      </w:pPr>
      <w:r>
        <w:rPr>
          <w:sz w:val="36"/>
        </w:rPr>
        <w:t>-------------***-------------</w:t>
      </w:r>
    </w:p>
    <w:p w:rsidR="00D3778D" w:rsidRDefault="00D3778D">
      <w:pPr>
        <w:pStyle w:val="BodyText"/>
        <w:rPr>
          <w:sz w:val="40"/>
        </w:rPr>
      </w:pPr>
    </w:p>
    <w:p w:rsidR="00D3778D" w:rsidRDefault="00D3778D">
      <w:pPr>
        <w:pStyle w:val="BodyText"/>
        <w:rPr>
          <w:sz w:val="40"/>
        </w:rPr>
      </w:pPr>
    </w:p>
    <w:p w:rsidR="00D3778D" w:rsidRDefault="00D3778D">
      <w:pPr>
        <w:pStyle w:val="BodyText"/>
        <w:rPr>
          <w:sz w:val="40"/>
        </w:rPr>
      </w:pPr>
    </w:p>
    <w:p w:rsidR="00D3778D" w:rsidRDefault="00D3778D">
      <w:pPr>
        <w:pStyle w:val="BodyText"/>
        <w:rPr>
          <w:sz w:val="40"/>
        </w:rPr>
      </w:pPr>
    </w:p>
    <w:p w:rsidR="00D3778D" w:rsidRDefault="00D3778D">
      <w:pPr>
        <w:pStyle w:val="BodyText"/>
        <w:rPr>
          <w:sz w:val="40"/>
        </w:rPr>
      </w:pPr>
    </w:p>
    <w:p w:rsidR="00D3778D" w:rsidRDefault="00D3778D">
      <w:pPr>
        <w:pStyle w:val="BodyText"/>
        <w:rPr>
          <w:sz w:val="40"/>
        </w:rPr>
      </w:pPr>
    </w:p>
    <w:p w:rsidR="00D3778D" w:rsidRDefault="00D3778D">
      <w:pPr>
        <w:pStyle w:val="BodyText"/>
        <w:rPr>
          <w:sz w:val="40"/>
        </w:rPr>
      </w:pPr>
    </w:p>
    <w:p w:rsidR="00D3778D" w:rsidRDefault="00D3778D">
      <w:pPr>
        <w:pStyle w:val="BodyText"/>
        <w:rPr>
          <w:sz w:val="40"/>
        </w:rPr>
      </w:pPr>
    </w:p>
    <w:p w:rsidR="00D3778D" w:rsidRDefault="00D3778D">
      <w:pPr>
        <w:pStyle w:val="BodyText"/>
        <w:spacing w:before="8"/>
        <w:rPr>
          <w:sz w:val="34"/>
        </w:rPr>
      </w:pPr>
    </w:p>
    <w:p w:rsidR="00D3778D" w:rsidRPr="007911F3" w:rsidRDefault="007911F3">
      <w:pPr>
        <w:spacing w:before="121"/>
        <w:ind w:right="564"/>
        <w:jc w:val="center"/>
        <w:rPr>
          <w:sz w:val="40"/>
          <w:lang w:val="en-US"/>
        </w:rPr>
      </w:pPr>
      <w:commentRangeStart w:id="0"/>
      <w:del w:id="1" w:author="Quang Nhat Nguyen" w:date="2017-10-05T08:28:00Z">
        <w:r w:rsidDel="00E04831">
          <w:rPr>
            <w:sz w:val="40"/>
          </w:rPr>
          <w:delText>Môn :</w:delText>
        </w:r>
        <w:r w:rsidDel="00E04831">
          <w:rPr>
            <w:sz w:val="40"/>
            <w:lang w:val="vi-VN"/>
          </w:rPr>
          <w:delText xml:space="preserve"> Đồ án </w:delText>
        </w:r>
        <w:r w:rsidDel="00E04831">
          <w:rPr>
            <w:sz w:val="40"/>
            <w:lang w:val="en-US"/>
          </w:rPr>
          <w:delText>3</w:delText>
        </w:r>
      </w:del>
      <w:commentRangeEnd w:id="0"/>
      <w:r w:rsidR="00E04831">
        <w:rPr>
          <w:rStyle w:val="CommentReference"/>
        </w:rPr>
        <w:commentReference w:id="0"/>
      </w:r>
    </w:p>
    <w:p w:rsidR="00D3778D" w:rsidRDefault="00D04AD5">
      <w:pPr>
        <w:pStyle w:val="Heading3"/>
        <w:spacing w:before="123"/>
        <w:ind w:left="1001"/>
      </w:pPr>
      <w:r>
        <w:t xml:space="preserve">ĐỀ </w:t>
      </w:r>
      <w:proofErr w:type="gramStart"/>
      <w:r>
        <w:t>TÀI :</w:t>
      </w:r>
      <w:proofErr w:type="gramEnd"/>
    </w:p>
    <w:p w:rsidR="007911F3" w:rsidRPr="00644C6D" w:rsidRDefault="007911F3" w:rsidP="007911F3">
      <w:pPr>
        <w:spacing w:before="286"/>
        <w:ind w:left="1816"/>
        <w:rPr>
          <w:rFonts w:ascii="Arial" w:hAnsi="Arial" w:cs="Arial"/>
          <w:b/>
          <w:color w:val="222222"/>
          <w:sz w:val="36"/>
          <w:szCs w:val="36"/>
          <w:shd w:val="clear" w:color="auto" w:fill="FFFFFF"/>
        </w:rPr>
      </w:pPr>
      <w:r w:rsidRPr="00644C6D">
        <w:rPr>
          <w:rFonts w:ascii="Arial" w:hAnsi="Arial" w:cs="Arial"/>
          <w:b/>
          <w:color w:val="222222"/>
          <w:sz w:val="36"/>
          <w:szCs w:val="36"/>
          <w:shd w:val="clear" w:color="auto" w:fill="FFFFFF"/>
        </w:rPr>
        <w:t xml:space="preserve">Hệ thống giới thiệu và hỗ trợ đặt hàng </w:t>
      </w:r>
    </w:p>
    <w:p w:rsidR="007911F3" w:rsidRPr="00644C6D" w:rsidRDefault="007911F3" w:rsidP="007911F3">
      <w:pPr>
        <w:spacing w:before="286"/>
        <w:ind w:left="2192" w:firstLine="376"/>
        <w:rPr>
          <w:rFonts w:ascii="Arial" w:hAnsi="Arial" w:cs="Arial"/>
          <w:b/>
          <w:color w:val="222222"/>
          <w:sz w:val="36"/>
          <w:szCs w:val="36"/>
          <w:shd w:val="clear" w:color="auto" w:fill="FFFFFF"/>
        </w:rPr>
      </w:pPr>
      <w:proofErr w:type="gramStart"/>
      <w:r w:rsidRPr="00644C6D">
        <w:rPr>
          <w:rFonts w:ascii="Arial" w:hAnsi="Arial" w:cs="Arial"/>
          <w:b/>
          <w:color w:val="222222"/>
          <w:sz w:val="36"/>
          <w:szCs w:val="36"/>
          <w:shd w:val="clear" w:color="auto" w:fill="FFFFFF"/>
        </w:rPr>
        <w:t>sản</w:t>
      </w:r>
      <w:proofErr w:type="gramEnd"/>
      <w:r w:rsidRPr="00644C6D">
        <w:rPr>
          <w:rFonts w:ascii="Arial" w:hAnsi="Arial" w:cs="Arial"/>
          <w:b/>
          <w:color w:val="222222"/>
          <w:sz w:val="36"/>
          <w:szCs w:val="36"/>
          <w:shd w:val="clear" w:color="auto" w:fill="FFFFFF"/>
        </w:rPr>
        <w:t xml:space="preserve"> phẩm thương mại điện tử</w:t>
      </w:r>
    </w:p>
    <w:p w:rsidR="007911F3" w:rsidRPr="00844239" w:rsidRDefault="007911F3" w:rsidP="007911F3">
      <w:pPr>
        <w:spacing w:before="286"/>
        <w:ind w:left="1397" w:firstLine="376"/>
        <w:rPr>
          <w:sz w:val="28"/>
          <w:lang w:val="vi-VN"/>
        </w:rPr>
      </w:pPr>
      <w:r w:rsidRPr="00844239">
        <w:rPr>
          <w:i/>
          <w:sz w:val="28"/>
          <w:lang w:val="vi-VN"/>
        </w:rPr>
        <w:t xml:space="preserve">Nhóm sinh viên thực hiện </w:t>
      </w:r>
      <w:r w:rsidRPr="00844239">
        <w:rPr>
          <w:sz w:val="28"/>
          <w:lang w:val="vi-VN"/>
        </w:rPr>
        <w:t>:</w:t>
      </w:r>
    </w:p>
    <w:p w:rsidR="007911F3" w:rsidRDefault="007911F3" w:rsidP="007911F3">
      <w:pPr>
        <w:pStyle w:val="BodyText"/>
        <w:tabs>
          <w:tab w:val="left" w:pos="4103"/>
        </w:tabs>
        <w:spacing w:before="151" w:line="465" w:lineRule="auto"/>
        <w:ind w:left="2160" w:right="2331"/>
        <w:jc w:val="both"/>
        <w:rPr>
          <w:lang w:val="vi-VN"/>
        </w:rPr>
      </w:pPr>
      <w:r w:rsidRPr="00644C6D">
        <w:rPr>
          <w:lang w:val="vi-VN"/>
        </w:rPr>
        <w:t xml:space="preserve">Bùi Tiến Thành    </w:t>
      </w:r>
      <w:r>
        <w:rPr>
          <w:lang w:val="vi-VN"/>
        </w:rPr>
        <w:t xml:space="preserve">    </w:t>
      </w:r>
      <w:r w:rsidRPr="00644C6D">
        <w:rPr>
          <w:lang w:val="vi-VN"/>
        </w:rPr>
        <w:t xml:space="preserve">- 20144052 - CNTT 2-2 </w:t>
      </w:r>
    </w:p>
    <w:p w:rsidR="007911F3" w:rsidRDefault="007911F3" w:rsidP="007911F3">
      <w:pPr>
        <w:pStyle w:val="BodyText"/>
        <w:tabs>
          <w:tab w:val="left" w:pos="4103"/>
        </w:tabs>
        <w:spacing w:before="151" w:line="465" w:lineRule="auto"/>
        <w:ind w:left="2160" w:right="2331"/>
        <w:jc w:val="both"/>
        <w:rPr>
          <w:lang w:val="vi-VN"/>
        </w:rPr>
      </w:pPr>
      <w:r w:rsidRPr="00644C6D">
        <w:rPr>
          <w:lang w:val="vi-VN"/>
        </w:rPr>
        <w:t>Đỗ</w:t>
      </w:r>
      <w:r w:rsidRPr="00644C6D">
        <w:rPr>
          <w:spacing w:val="-1"/>
          <w:lang w:val="vi-VN"/>
        </w:rPr>
        <w:t xml:space="preserve"> </w:t>
      </w:r>
      <w:r w:rsidRPr="00644C6D">
        <w:rPr>
          <w:lang w:val="vi-VN"/>
        </w:rPr>
        <w:t>Minh</w:t>
      </w:r>
      <w:r w:rsidRPr="00644C6D">
        <w:rPr>
          <w:spacing w:val="-1"/>
          <w:lang w:val="vi-VN"/>
        </w:rPr>
        <w:t xml:space="preserve"> </w:t>
      </w:r>
      <w:r w:rsidRPr="00644C6D">
        <w:rPr>
          <w:lang w:val="vi-VN"/>
        </w:rPr>
        <w:t>Hải</w:t>
      </w:r>
      <w:r w:rsidRPr="00644C6D">
        <w:rPr>
          <w:lang w:val="vi-VN"/>
        </w:rPr>
        <w:tab/>
      </w:r>
      <w:r>
        <w:rPr>
          <w:lang w:val="vi-VN"/>
        </w:rPr>
        <w:t xml:space="preserve">      </w:t>
      </w:r>
      <w:r w:rsidRPr="00644C6D">
        <w:rPr>
          <w:lang w:val="vi-VN"/>
        </w:rPr>
        <w:t>- 20141349 -</w:t>
      </w:r>
      <w:r w:rsidRPr="00644C6D">
        <w:rPr>
          <w:spacing w:val="-4"/>
          <w:lang w:val="vi-VN"/>
        </w:rPr>
        <w:t xml:space="preserve"> </w:t>
      </w:r>
      <w:r w:rsidRPr="00644C6D">
        <w:rPr>
          <w:lang w:val="vi-VN"/>
        </w:rPr>
        <w:t>CNTT</w:t>
      </w:r>
      <w:r w:rsidRPr="00644C6D">
        <w:rPr>
          <w:spacing w:val="-4"/>
          <w:lang w:val="vi-VN"/>
        </w:rPr>
        <w:t xml:space="preserve"> </w:t>
      </w:r>
      <w:r w:rsidRPr="00644C6D">
        <w:rPr>
          <w:lang w:val="vi-VN"/>
        </w:rPr>
        <w:t xml:space="preserve">2-4 </w:t>
      </w:r>
    </w:p>
    <w:p w:rsidR="007911F3" w:rsidRPr="00644C6D" w:rsidRDefault="007911F3" w:rsidP="007911F3">
      <w:pPr>
        <w:pStyle w:val="BodyText"/>
        <w:tabs>
          <w:tab w:val="left" w:pos="4103"/>
        </w:tabs>
        <w:spacing w:before="151" w:line="465" w:lineRule="auto"/>
        <w:ind w:left="2160" w:right="2331"/>
        <w:jc w:val="both"/>
        <w:rPr>
          <w:lang w:val="vi-VN"/>
        </w:rPr>
      </w:pPr>
      <w:r w:rsidRPr="00644C6D">
        <w:rPr>
          <w:lang w:val="vi-VN"/>
        </w:rPr>
        <w:t>Vũ Đức Nghĩa          - 20143186 - CNTT</w:t>
      </w:r>
      <w:r w:rsidRPr="00644C6D">
        <w:rPr>
          <w:spacing w:val="-14"/>
          <w:lang w:val="vi-VN"/>
        </w:rPr>
        <w:t xml:space="preserve"> </w:t>
      </w:r>
      <w:r w:rsidRPr="00644C6D">
        <w:rPr>
          <w:lang w:val="vi-VN"/>
        </w:rPr>
        <w:t>2-3</w:t>
      </w:r>
    </w:p>
    <w:p w:rsidR="007911F3" w:rsidRDefault="007911F3" w:rsidP="007911F3">
      <w:pPr>
        <w:pStyle w:val="BodyText"/>
        <w:spacing w:before="8" w:line="465" w:lineRule="auto"/>
        <w:ind w:left="2160" w:right="2291"/>
        <w:jc w:val="both"/>
        <w:rPr>
          <w:lang w:val="vi-VN"/>
        </w:rPr>
      </w:pPr>
      <w:r w:rsidRPr="00644C6D">
        <w:rPr>
          <w:lang w:val="vi-VN"/>
        </w:rPr>
        <w:t>Nguyễn Đức Thắng</w:t>
      </w:r>
      <w:r>
        <w:rPr>
          <w:lang w:val="vi-VN"/>
        </w:rPr>
        <w:t xml:space="preserve"> </w:t>
      </w:r>
      <w:r w:rsidRPr="00644C6D">
        <w:rPr>
          <w:lang w:val="vi-VN"/>
        </w:rPr>
        <w:t xml:space="preserve"> - 20144212 - CNTT 2-2 </w:t>
      </w:r>
    </w:p>
    <w:p w:rsidR="007911F3" w:rsidRPr="00644C6D" w:rsidRDefault="007911F3" w:rsidP="007911F3">
      <w:pPr>
        <w:pStyle w:val="BodyText"/>
        <w:spacing w:before="8" w:line="465" w:lineRule="auto"/>
        <w:ind w:left="2160" w:right="2291"/>
        <w:jc w:val="both"/>
        <w:rPr>
          <w:lang w:val="vi-VN"/>
        </w:rPr>
      </w:pPr>
      <w:r w:rsidRPr="00644C6D">
        <w:rPr>
          <w:lang w:val="vi-VN"/>
        </w:rPr>
        <w:t>Phạm Hữu Nam        - 20143084 - CNTT 2-2</w:t>
      </w:r>
    </w:p>
    <w:p w:rsidR="007911F3" w:rsidRPr="00644C6D" w:rsidRDefault="007911F3" w:rsidP="007911F3">
      <w:pPr>
        <w:spacing w:before="195"/>
        <w:ind w:left="1397" w:firstLine="376"/>
        <w:rPr>
          <w:sz w:val="28"/>
          <w:lang w:val="vi-VN"/>
        </w:rPr>
      </w:pPr>
      <w:r w:rsidRPr="00644C6D">
        <w:rPr>
          <w:i/>
          <w:sz w:val="28"/>
          <w:lang w:val="vi-VN"/>
        </w:rPr>
        <w:t xml:space="preserve">Giảng viên hướng dẫn : </w:t>
      </w:r>
      <w:r w:rsidRPr="00644C6D">
        <w:rPr>
          <w:sz w:val="28"/>
          <w:lang w:val="vi-VN"/>
        </w:rPr>
        <w:t>TS.Nguyễn Nhật Quang</w:t>
      </w:r>
    </w:p>
    <w:p w:rsidR="007911F3" w:rsidRPr="00644C6D" w:rsidRDefault="007911F3" w:rsidP="007911F3">
      <w:pPr>
        <w:pStyle w:val="BodyText"/>
        <w:spacing w:before="6"/>
        <w:rPr>
          <w:sz w:val="39"/>
          <w:lang w:val="vi-VN"/>
        </w:rPr>
      </w:pPr>
    </w:p>
    <w:p w:rsidR="007911F3" w:rsidRPr="003A0C9E" w:rsidRDefault="007911F3" w:rsidP="007911F3">
      <w:pPr>
        <w:pStyle w:val="BodyText"/>
        <w:ind w:left="1571" w:right="3206"/>
        <w:jc w:val="center"/>
        <w:rPr>
          <w:lang w:val="vi-VN"/>
        </w:rPr>
      </w:pPr>
      <w:r w:rsidRPr="003A0C9E">
        <w:rPr>
          <w:lang w:val="vi-VN"/>
        </w:rPr>
        <w:t>Hà Nội, 9/2017</w:t>
      </w:r>
    </w:p>
    <w:p w:rsidR="00D3778D" w:rsidRDefault="00D3778D">
      <w:pPr>
        <w:jc w:val="center"/>
        <w:sectPr w:rsidR="00D3778D">
          <w:footerReference w:type="default" r:id="rId10"/>
          <w:type w:val="continuous"/>
          <w:pgSz w:w="12240" w:h="15840"/>
          <w:pgMar w:top="1180" w:right="0" w:bottom="260" w:left="1420" w:header="720" w:footer="61" w:gutter="0"/>
          <w:pgNumType w:start="1"/>
          <w:cols w:space="720"/>
        </w:sectPr>
      </w:pPr>
    </w:p>
    <w:p w:rsidR="00D3778D" w:rsidRDefault="00D04AD5">
      <w:pPr>
        <w:spacing w:before="70"/>
        <w:ind w:right="564"/>
        <w:jc w:val="center"/>
        <w:rPr>
          <w:b/>
          <w:sz w:val="44"/>
        </w:rPr>
      </w:pPr>
      <w:r>
        <w:rPr>
          <w:b/>
          <w:sz w:val="44"/>
        </w:rPr>
        <w:lastRenderedPageBreak/>
        <w:t>Thông tin nhóm</w:t>
      </w:r>
    </w:p>
    <w:p w:rsidR="00D3778D" w:rsidRDefault="00D3778D">
      <w:pPr>
        <w:pStyle w:val="BodyText"/>
        <w:rPr>
          <w:b/>
          <w:sz w:val="20"/>
        </w:rPr>
      </w:pPr>
    </w:p>
    <w:p w:rsidR="00D3778D" w:rsidRDefault="00D3778D">
      <w:pPr>
        <w:pStyle w:val="BodyText"/>
        <w:spacing w:before="1"/>
        <w:rPr>
          <w:b/>
          <w:sz w:val="29"/>
        </w:rPr>
      </w:pPr>
    </w:p>
    <w:p w:rsidR="00E41862" w:rsidRDefault="00E41862" w:rsidP="00E41862">
      <w:pPr>
        <w:pStyle w:val="BodyText"/>
        <w:spacing w:before="7"/>
        <w:rPr>
          <w:b/>
          <w:sz w:val="16"/>
          <w:lang w:val="en-US" w:eastAsia="en-US" w:bidi="ar-SA"/>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93"/>
        <w:gridCol w:w="1478"/>
        <w:gridCol w:w="4170"/>
        <w:gridCol w:w="1973"/>
      </w:tblGrid>
      <w:tr w:rsidR="00E41862" w:rsidTr="00E41862">
        <w:trPr>
          <w:trHeight w:hRule="exact" w:val="653"/>
        </w:trPr>
        <w:tc>
          <w:tcPr>
            <w:tcW w:w="2893"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3" w:lineRule="exact"/>
              <w:ind w:left="895"/>
              <w:rPr>
                <w:sz w:val="28"/>
              </w:rPr>
            </w:pPr>
            <w:r>
              <w:rPr>
                <w:sz w:val="28"/>
              </w:rPr>
              <w:t>Họ và tên</w:t>
            </w:r>
          </w:p>
        </w:tc>
        <w:tc>
          <w:tcPr>
            <w:tcW w:w="1478"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3" w:lineRule="exact"/>
              <w:ind w:left="153" w:right="152"/>
              <w:jc w:val="center"/>
              <w:rPr>
                <w:sz w:val="28"/>
              </w:rPr>
            </w:pPr>
            <w:r>
              <w:rPr>
                <w:sz w:val="28"/>
              </w:rPr>
              <w:t>MSSV</w:t>
            </w:r>
          </w:p>
        </w:tc>
        <w:tc>
          <w:tcPr>
            <w:tcW w:w="4170"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3" w:lineRule="exact"/>
              <w:ind w:left="1723" w:right="1727"/>
              <w:jc w:val="center"/>
              <w:rPr>
                <w:sz w:val="28"/>
              </w:rPr>
            </w:pPr>
            <w:r>
              <w:rPr>
                <w:sz w:val="28"/>
              </w:rPr>
              <w:t>Email</w:t>
            </w:r>
          </w:p>
        </w:tc>
        <w:tc>
          <w:tcPr>
            <w:tcW w:w="1973"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3" w:lineRule="exact"/>
              <w:ind w:left="239"/>
              <w:rPr>
                <w:sz w:val="28"/>
              </w:rPr>
            </w:pPr>
            <w:r>
              <w:rPr>
                <w:sz w:val="28"/>
              </w:rPr>
              <w:t>Số điện thoại</w:t>
            </w:r>
          </w:p>
        </w:tc>
      </w:tr>
      <w:tr w:rsidR="00E41862" w:rsidTr="00E41862">
        <w:trPr>
          <w:trHeight w:hRule="exact" w:val="655"/>
        </w:trPr>
        <w:tc>
          <w:tcPr>
            <w:tcW w:w="2893"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5" w:lineRule="exact"/>
              <w:ind w:right="553"/>
              <w:jc w:val="right"/>
              <w:rPr>
                <w:sz w:val="28"/>
              </w:rPr>
            </w:pPr>
            <w:r>
              <w:rPr>
                <w:sz w:val="28"/>
              </w:rPr>
              <w:t>Bùi Tiến Thành</w:t>
            </w:r>
          </w:p>
        </w:tc>
        <w:tc>
          <w:tcPr>
            <w:tcW w:w="1478"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5" w:lineRule="exact"/>
              <w:ind w:left="153" w:right="154"/>
              <w:jc w:val="center"/>
              <w:rPr>
                <w:sz w:val="28"/>
              </w:rPr>
            </w:pPr>
            <w:r>
              <w:rPr>
                <w:sz w:val="28"/>
              </w:rPr>
              <w:t>20144052</w:t>
            </w:r>
          </w:p>
        </w:tc>
        <w:bookmarkStart w:id="2" w:name="OLE_LINK11"/>
        <w:bookmarkStart w:id="3" w:name="OLE_LINK12"/>
        <w:tc>
          <w:tcPr>
            <w:tcW w:w="4170" w:type="dxa"/>
            <w:tcBorders>
              <w:top w:val="single" w:sz="4" w:space="0" w:color="000000"/>
              <w:left w:val="single" w:sz="4" w:space="0" w:color="000000"/>
              <w:bottom w:val="single" w:sz="4" w:space="0" w:color="000000"/>
              <w:right w:val="single" w:sz="4" w:space="0" w:color="000000"/>
            </w:tcBorders>
            <w:hideMark/>
          </w:tcPr>
          <w:p w:rsidR="00E41862" w:rsidRDefault="004C792F">
            <w:pPr>
              <w:pStyle w:val="TableParagraph"/>
              <w:spacing w:line="315" w:lineRule="exact"/>
              <w:ind w:left="100"/>
              <w:rPr>
                <w:sz w:val="28"/>
              </w:rPr>
            </w:pPr>
            <w:r>
              <w:fldChar w:fldCharType="begin"/>
            </w:r>
            <w:r>
              <w:instrText xml:space="preserve"> HYPERLINK "mailto:20144052@student.hust.edu.vn" </w:instrText>
            </w:r>
            <w:r>
              <w:fldChar w:fldCharType="separate"/>
            </w:r>
            <w:r w:rsidR="00E41862">
              <w:rPr>
                <w:rStyle w:val="Hyperlink"/>
                <w:sz w:val="28"/>
              </w:rPr>
              <w:t>20144052@student.hust.edu.vn</w:t>
            </w:r>
            <w:r>
              <w:rPr>
                <w:rStyle w:val="Hyperlink"/>
                <w:sz w:val="28"/>
              </w:rPr>
              <w:fldChar w:fldCharType="end"/>
            </w:r>
            <w:bookmarkEnd w:id="2"/>
            <w:bookmarkEnd w:id="3"/>
          </w:p>
        </w:tc>
        <w:tc>
          <w:tcPr>
            <w:tcW w:w="1973"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5" w:lineRule="exact"/>
              <w:ind w:right="139"/>
              <w:jc w:val="right"/>
              <w:rPr>
                <w:sz w:val="28"/>
              </w:rPr>
            </w:pPr>
            <w:r>
              <w:rPr>
                <w:sz w:val="28"/>
              </w:rPr>
              <w:t>01645795989</w:t>
            </w:r>
          </w:p>
        </w:tc>
      </w:tr>
      <w:tr w:rsidR="00E41862" w:rsidTr="00E41862">
        <w:trPr>
          <w:trHeight w:hRule="exact" w:val="653"/>
        </w:trPr>
        <w:tc>
          <w:tcPr>
            <w:tcW w:w="2893"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3" w:lineRule="exact"/>
              <w:ind w:left="694"/>
              <w:rPr>
                <w:sz w:val="28"/>
              </w:rPr>
            </w:pPr>
            <w:r>
              <w:rPr>
                <w:sz w:val="28"/>
              </w:rPr>
              <w:t>Đỗ Minh Hải</w:t>
            </w:r>
          </w:p>
        </w:tc>
        <w:tc>
          <w:tcPr>
            <w:tcW w:w="1478"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3" w:lineRule="exact"/>
              <w:ind w:left="153" w:right="154"/>
              <w:jc w:val="center"/>
              <w:rPr>
                <w:sz w:val="28"/>
              </w:rPr>
            </w:pPr>
            <w:r>
              <w:rPr>
                <w:sz w:val="28"/>
              </w:rPr>
              <w:t>20141349</w:t>
            </w:r>
          </w:p>
        </w:tc>
        <w:bookmarkStart w:id="4" w:name="OLE_LINK13"/>
        <w:bookmarkStart w:id="5" w:name="OLE_LINK14"/>
        <w:tc>
          <w:tcPr>
            <w:tcW w:w="4170" w:type="dxa"/>
            <w:tcBorders>
              <w:top w:val="single" w:sz="4" w:space="0" w:color="000000"/>
              <w:left w:val="single" w:sz="4" w:space="0" w:color="000000"/>
              <w:bottom w:val="single" w:sz="4" w:space="0" w:color="000000"/>
              <w:right w:val="single" w:sz="4" w:space="0" w:color="000000"/>
            </w:tcBorders>
            <w:hideMark/>
          </w:tcPr>
          <w:p w:rsidR="00E41862" w:rsidRDefault="004C792F">
            <w:pPr>
              <w:pStyle w:val="TableParagraph"/>
              <w:spacing w:line="313" w:lineRule="exact"/>
              <w:ind w:left="100"/>
              <w:rPr>
                <w:sz w:val="28"/>
              </w:rPr>
            </w:pPr>
            <w:r>
              <w:fldChar w:fldCharType="begin"/>
            </w:r>
            <w:r>
              <w:instrText xml:space="preserve"> HYPERLINK "mailto:dominhhai1111@gmail.com" </w:instrText>
            </w:r>
            <w:r>
              <w:fldChar w:fldCharType="separate"/>
            </w:r>
            <w:r w:rsidR="00E41862">
              <w:rPr>
                <w:rStyle w:val="Hyperlink"/>
                <w:sz w:val="28"/>
              </w:rPr>
              <w:t>dominhhai1111@gmail.com</w:t>
            </w:r>
            <w:r>
              <w:rPr>
                <w:rStyle w:val="Hyperlink"/>
                <w:sz w:val="28"/>
              </w:rPr>
              <w:fldChar w:fldCharType="end"/>
            </w:r>
            <w:bookmarkEnd w:id="4"/>
            <w:bookmarkEnd w:id="5"/>
          </w:p>
        </w:tc>
        <w:tc>
          <w:tcPr>
            <w:tcW w:w="1973"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3" w:lineRule="exact"/>
              <w:ind w:left="352"/>
              <w:rPr>
                <w:sz w:val="28"/>
              </w:rPr>
            </w:pPr>
            <w:r>
              <w:rPr>
                <w:sz w:val="28"/>
              </w:rPr>
              <w:t>0941068886</w:t>
            </w:r>
          </w:p>
        </w:tc>
      </w:tr>
      <w:tr w:rsidR="00E41862" w:rsidTr="00E41862">
        <w:trPr>
          <w:trHeight w:hRule="exact" w:val="656"/>
        </w:trPr>
        <w:tc>
          <w:tcPr>
            <w:tcW w:w="2893"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5" w:lineRule="exact"/>
              <w:ind w:left="619"/>
              <w:rPr>
                <w:sz w:val="28"/>
              </w:rPr>
            </w:pPr>
            <w:r>
              <w:rPr>
                <w:sz w:val="28"/>
              </w:rPr>
              <w:t>Vũ Đức Nghĩa</w:t>
            </w:r>
          </w:p>
        </w:tc>
        <w:tc>
          <w:tcPr>
            <w:tcW w:w="1478"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5" w:lineRule="exact"/>
              <w:ind w:left="153" w:right="154"/>
              <w:jc w:val="center"/>
              <w:rPr>
                <w:sz w:val="28"/>
              </w:rPr>
            </w:pPr>
            <w:r>
              <w:rPr>
                <w:sz w:val="28"/>
              </w:rPr>
              <w:t>20143186</w:t>
            </w:r>
          </w:p>
        </w:tc>
        <w:bookmarkStart w:id="6" w:name="OLE_LINK15"/>
        <w:bookmarkStart w:id="7" w:name="OLE_LINK16"/>
        <w:tc>
          <w:tcPr>
            <w:tcW w:w="4170" w:type="dxa"/>
            <w:tcBorders>
              <w:top w:val="single" w:sz="4" w:space="0" w:color="000000"/>
              <w:left w:val="single" w:sz="4" w:space="0" w:color="000000"/>
              <w:bottom w:val="single" w:sz="4" w:space="0" w:color="000000"/>
              <w:right w:val="single" w:sz="4" w:space="0" w:color="000000"/>
            </w:tcBorders>
            <w:hideMark/>
          </w:tcPr>
          <w:p w:rsidR="00E41862" w:rsidRDefault="004C792F">
            <w:pPr>
              <w:pStyle w:val="TableParagraph"/>
              <w:spacing w:line="315" w:lineRule="exact"/>
              <w:ind w:left="100"/>
              <w:rPr>
                <w:sz w:val="28"/>
              </w:rPr>
            </w:pPr>
            <w:r>
              <w:fldChar w:fldCharType="begin"/>
            </w:r>
            <w:r>
              <w:instrText xml:space="preserve"> HYPERLINK "mailto:vuducnghia1996@gmail.com" </w:instrText>
            </w:r>
            <w:r>
              <w:fldChar w:fldCharType="separate"/>
            </w:r>
            <w:r w:rsidR="00E41862">
              <w:rPr>
                <w:rStyle w:val="Hyperlink"/>
                <w:sz w:val="28"/>
              </w:rPr>
              <w:t>vuducnghia1996@gmail.com</w:t>
            </w:r>
            <w:r>
              <w:rPr>
                <w:rStyle w:val="Hyperlink"/>
                <w:sz w:val="28"/>
              </w:rPr>
              <w:fldChar w:fldCharType="end"/>
            </w:r>
            <w:bookmarkEnd w:id="6"/>
            <w:bookmarkEnd w:id="7"/>
          </w:p>
        </w:tc>
        <w:tc>
          <w:tcPr>
            <w:tcW w:w="1973"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5" w:lineRule="exact"/>
              <w:ind w:right="140"/>
              <w:jc w:val="right"/>
              <w:rPr>
                <w:sz w:val="28"/>
              </w:rPr>
            </w:pPr>
            <w:r>
              <w:rPr>
                <w:sz w:val="28"/>
              </w:rPr>
              <w:t>0164 863 5458</w:t>
            </w:r>
          </w:p>
        </w:tc>
      </w:tr>
      <w:tr w:rsidR="00E41862" w:rsidTr="00E41862">
        <w:trPr>
          <w:trHeight w:hRule="exact" w:val="744"/>
        </w:trPr>
        <w:tc>
          <w:tcPr>
            <w:tcW w:w="2893"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ind w:right="507"/>
              <w:jc w:val="right"/>
              <w:rPr>
                <w:sz w:val="28"/>
              </w:rPr>
            </w:pPr>
            <w:r>
              <w:rPr>
                <w:sz w:val="28"/>
              </w:rPr>
              <w:t>Nguyễn Đức Thắng</w:t>
            </w:r>
          </w:p>
        </w:tc>
        <w:tc>
          <w:tcPr>
            <w:tcW w:w="1478"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5" w:lineRule="exact"/>
              <w:ind w:left="153" w:right="154"/>
              <w:jc w:val="center"/>
              <w:rPr>
                <w:sz w:val="28"/>
              </w:rPr>
            </w:pPr>
            <w:r>
              <w:rPr>
                <w:sz w:val="28"/>
              </w:rPr>
              <w:t>20144212</w:t>
            </w:r>
          </w:p>
        </w:tc>
        <w:tc>
          <w:tcPr>
            <w:tcW w:w="4170" w:type="dxa"/>
            <w:tcBorders>
              <w:top w:val="single" w:sz="4" w:space="0" w:color="000000"/>
              <w:left w:val="single" w:sz="4" w:space="0" w:color="000000"/>
              <w:bottom w:val="single" w:sz="4" w:space="0" w:color="000000"/>
              <w:right w:val="single" w:sz="4" w:space="0" w:color="000000"/>
            </w:tcBorders>
            <w:hideMark/>
          </w:tcPr>
          <w:p w:rsidR="00E41862" w:rsidRDefault="00EC7670">
            <w:pPr>
              <w:pStyle w:val="TableParagraph"/>
              <w:spacing w:line="315" w:lineRule="exact"/>
              <w:ind w:left="100"/>
              <w:rPr>
                <w:sz w:val="28"/>
              </w:rPr>
            </w:pPr>
            <w:hyperlink r:id="rId11" w:history="1">
              <w:r w:rsidR="00E41862">
                <w:rPr>
                  <w:rStyle w:val="Hyperlink"/>
                  <w:sz w:val="28"/>
                </w:rPr>
                <w:t>thangbk2209@gmail.com</w:t>
              </w:r>
            </w:hyperlink>
          </w:p>
        </w:tc>
        <w:tc>
          <w:tcPr>
            <w:tcW w:w="1973"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5" w:lineRule="exact"/>
              <w:ind w:right="139"/>
              <w:jc w:val="right"/>
              <w:rPr>
                <w:sz w:val="28"/>
              </w:rPr>
            </w:pPr>
            <w:r>
              <w:rPr>
                <w:sz w:val="28"/>
              </w:rPr>
              <w:t>0974120553</w:t>
            </w:r>
          </w:p>
        </w:tc>
      </w:tr>
      <w:tr w:rsidR="00E41862" w:rsidTr="00E41862">
        <w:trPr>
          <w:trHeight w:hRule="exact" w:val="698"/>
        </w:trPr>
        <w:tc>
          <w:tcPr>
            <w:tcW w:w="2893"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ind w:left="480"/>
              <w:rPr>
                <w:sz w:val="28"/>
              </w:rPr>
            </w:pPr>
            <w:r>
              <w:rPr>
                <w:sz w:val="28"/>
              </w:rPr>
              <w:t>Phạm Hữu Nam</w:t>
            </w:r>
          </w:p>
        </w:tc>
        <w:tc>
          <w:tcPr>
            <w:tcW w:w="1478"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5" w:lineRule="exact"/>
              <w:ind w:left="153" w:right="154"/>
              <w:jc w:val="center"/>
              <w:rPr>
                <w:sz w:val="28"/>
              </w:rPr>
            </w:pPr>
            <w:r>
              <w:rPr>
                <w:sz w:val="28"/>
              </w:rPr>
              <w:t>20143084</w:t>
            </w:r>
          </w:p>
        </w:tc>
        <w:bookmarkStart w:id="8" w:name="OLE_LINK17"/>
        <w:bookmarkStart w:id="9" w:name="OLE_LINK18"/>
        <w:tc>
          <w:tcPr>
            <w:tcW w:w="4170" w:type="dxa"/>
            <w:tcBorders>
              <w:top w:val="single" w:sz="4" w:space="0" w:color="000000"/>
              <w:left w:val="single" w:sz="4" w:space="0" w:color="000000"/>
              <w:bottom w:val="single" w:sz="4" w:space="0" w:color="000000"/>
              <w:right w:val="single" w:sz="4" w:space="0" w:color="000000"/>
            </w:tcBorders>
            <w:hideMark/>
          </w:tcPr>
          <w:p w:rsidR="00E41862" w:rsidRDefault="004C792F">
            <w:pPr>
              <w:pStyle w:val="TableParagraph"/>
              <w:spacing w:line="315" w:lineRule="exact"/>
              <w:ind w:left="100"/>
              <w:rPr>
                <w:sz w:val="28"/>
              </w:rPr>
            </w:pPr>
            <w:r>
              <w:fldChar w:fldCharType="begin"/>
            </w:r>
            <w:r>
              <w:instrText xml:space="preserve"> HYPERLINK "mailto:phnam1907@gmail.com" </w:instrText>
            </w:r>
            <w:r>
              <w:fldChar w:fldCharType="separate"/>
            </w:r>
            <w:r w:rsidR="00E41862">
              <w:rPr>
                <w:rStyle w:val="Hyperlink"/>
                <w:sz w:val="28"/>
              </w:rPr>
              <w:t>phnam1907@gmail.com</w:t>
            </w:r>
            <w:r>
              <w:rPr>
                <w:rStyle w:val="Hyperlink"/>
                <w:sz w:val="28"/>
              </w:rPr>
              <w:fldChar w:fldCharType="end"/>
            </w:r>
            <w:bookmarkEnd w:id="8"/>
            <w:bookmarkEnd w:id="9"/>
          </w:p>
        </w:tc>
        <w:tc>
          <w:tcPr>
            <w:tcW w:w="1973" w:type="dxa"/>
            <w:tcBorders>
              <w:top w:val="single" w:sz="4" w:space="0" w:color="000000"/>
              <w:left w:val="single" w:sz="4" w:space="0" w:color="000000"/>
              <w:bottom w:val="single" w:sz="4" w:space="0" w:color="000000"/>
              <w:right w:val="single" w:sz="4" w:space="0" w:color="000000"/>
            </w:tcBorders>
            <w:hideMark/>
          </w:tcPr>
          <w:p w:rsidR="00E41862" w:rsidRDefault="00E41862">
            <w:pPr>
              <w:pStyle w:val="TableParagraph"/>
              <w:spacing w:line="315" w:lineRule="exact"/>
              <w:ind w:right="139"/>
              <w:jc w:val="right"/>
              <w:rPr>
                <w:sz w:val="28"/>
              </w:rPr>
            </w:pPr>
            <w:r>
              <w:rPr>
                <w:sz w:val="28"/>
              </w:rPr>
              <w:t>0976081803</w:t>
            </w:r>
          </w:p>
        </w:tc>
      </w:tr>
    </w:tbl>
    <w:p w:rsidR="00D3778D" w:rsidRDefault="00D3778D" w:rsidP="00E41862">
      <w:pPr>
        <w:jc w:val="center"/>
        <w:rPr>
          <w:sz w:val="28"/>
        </w:rPr>
        <w:sectPr w:rsidR="00D3778D">
          <w:footerReference w:type="default" r:id="rId12"/>
          <w:pgSz w:w="12240" w:h="15840"/>
          <w:pgMar w:top="1060" w:right="0" w:bottom="1260" w:left="1420" w:header="0" w:footer="1074" w:gutter="0"/>
          <w:pgNumType w:start="2"/>
          <w:cols w:space="720"/>
        </w:sectPr>
      </w:pPr>
    </w:p>
    <w:p w:rsidR="00D3778D" w:rsidRDefault="00D04AD5" w:rsidP="00E41862">
      <w:pPr>
        <w:pStyle w:val="Heading1"/>
        <w:ind w:left="0"/>
        <w:jc w:val="both"/>
      </w:pPr>
      <w:bookmarkStart w:id="10" w:name="_bookmark0"/>
      <w:bookmarkEnd w:id="10"/>
      <w:r>
        <w:lastRenderedPageBreak/>
        <w:t>Lời mở đầu</w:t>
      </w:r>
    </w:p>
    <w:p w:rsidR="00D3778D" w:rsidRDefault="00D3778D">
      <w:pPr>
        <w:jc w:val="both"/>
      </w:pPr>
    </w:p>
    <w:p w:rsidR="000E254D" w:rsidRDefault="000E254D">
      <w:pPr>
        <w:jc w:val="both"/>
      </w:pPr>
    </w:p>
    <w:p w:rsidR="000E254D" w:rsidRDefault="000E254D" w:rsidP="000E254D">
      <w:pPr>
        <w:rPr>
          <w:sz w:val="28"/>
          <w:szCs w:val="28"/>
        </w:rPr>
      </w:pPr>
      <w:r>
        <w:t xml:space="preserve">  </w:t>
      </w:r>
      <w:r>
        <w:rPr>
          <w:sz w:val="28"/>
          <w:szCs w:val="28"/>
        </w:rPr>
        <w:t xml:space="preserve">Thương mại điện </w:t>
      </w:r>
      <w:del w:id="11" w:author="Quang Nhat Nguyen" w:date="2017-10-05T08:29:00Z">
        <w:r w:rsidDel="00E04831">
          <w:rPr>
            <w:sz w:val="28"/>
            <w:szCs w:val="28"/>
          </w:rPr>
          <w:delText xml:space="preserve"> </w:delText>
        </w:r>
      </w:del>
      <w:r>
        <w:rPr>
          <w:sz w:val="28"/>
          <w:szCs w:val="28"/>
        </w:rPr>
        <w:t xml:space="preserve">tử </w:t>
      </w:r>
      <w:del w:id="12" w:author="Quang Nhat Nguyen" w:date="2017-10-05T08:29:00Z">
        <w:r w:rsidDel="00E04831">
          <w:rPr>
            <w:sz w:val="28"/>
            <w:szCs w:val="28"/>
          </w:rPr>
          <w:delText xml:space="preserve">hiện đang </w:delText>
        </w:r>
      </w:del>
      <w:r>
        <w:rPr>
          <w:sz w:val="28"/>
          <w:szCs w:val="28"/>
        </w:rPr>
        <w:t xml:space="preserve">là một trong những lĩnh vực phát triển mạnh mẽ nhất trong những năm gần đây trong ngành </w:t>
      </w:r>
      <w:proofErr w:type="gramStart"/>
      <w:r>
        <w:rPr>
          <w:sz w:val="28"/>
          <w:szCs w:val="28"/>
        </w:rPr>
        <w:t>CNTT .</w:t>
      </w:r>
      <w:proofErr w:type="gramEnd"/>
      <w:r>
        <w:rPr>
          <w:sz w:val="28"/>
          <w:szCs w:val="28"/>
        </w:rPr>
        <w:t xml:space="preserve"> Các cửa hàng sẵn sàng bỏ tiền xây dựng trang web bán hàng online cho cửa hàng hiện tại của mình, tuy nhiên đáng lưu ý nhất là những công ty đóng vai trò “bên thứ 3”, không trực tiếp bán sản phẩm mà tạo môi trường </w:t>
      </w:r>
      <w:r w:rsidR="00030092">
        <w:rPr>
          <w:sz w:val="28"/>
          <w:szCs w:val="28"/>
        </w:rPr>
        <w:t>giúp các cửa hàng đưa</w:t>
      </w:r>
      <w:r>
        <w:rPr>
          <w:sz w:val="28"/>
          <w:szCs w:val="28"/>
        </w:rPr>
        <w:t xml:space="preserve"> sản phẩm đến người tiêu dùng, điển hình như Lazada.</w:t>
      </w:r>
    </w:p>
    <w:p w:rsidR="000E254D" w:rsidRDefault="000E254D" w:rsidP="000E254D">
      <w:pPr>
        <w:rPr>
          <w:sz w:val="28"/>
          <w:szCs w:val="28"/>
        </w:rPr>
      </w:pPr>
    </w:p>
    <w:p w:rsidR="000E254D" w:rsidRDefault="000E254D" w:rsidP="000E254D">
      <w:pPr>
        <w:rPr>
          <w:sz w:val="28"/>
          <w:szCs w:val="28"/>
        </w:rPr>
      </w:pPr>
    </w:p>
    <w:p w:rsidR="000E254D" w:rsidRPr="000E254D" w:rsidRDefault="000E254D" w:rsidP="000E254D">
      <w:pPr>
        <w:rPr>
          <w:sz w:val="28"/>
          <w:szCs w:val="28"/>
        </w:rPr>
        <w:sectPr w:rsidR="000E254D" w:rsidRPr="000E254D">
          <w:pgSz w:w="12240" w:h="15840"/>
          <w:pgMar w:top="1060" w:right="0" w:bottom="1300" w:left="1420" w:header="0" w:footer="1074" w:gutter="0"/>
          <w:cols w:space="720"/>
        </w:sectPr>
      </w:pPr>
      <w:r>
        <w:rPr>
          <w:sz w:val="28"/>
          <w:szCs w:val="28"/>
        </w:rPr>
        <w:t>Nhận thấy tiề</w:t>
      </w:r>
      <w:ins w:id="13" w:author="Quang Nhat Nguyen" w:date="2017-10-05T08:29:00Z">
        <w:r w:rsidR="00E04831">
          <w:rPr>
            <w:sz w:val="28"/>
            <w:szCs w:val="28"/>
          </w:rPr>
          <w:t>m</w:t>
        </w:r>
      </w:ins>
      <w:del w:id="14" w:author="Quang Nhat Nguyen" w:date="2017-10-05T08:29:00Z">
        <w:r w:rsidDel="00E04831">
          <w:rPr>
            <w:sz w:val="28"/>
            <w:szCs w:val="28"/>
          </w:rPr>
          <w:delText>n</w:delText>
        </w:r>
      </w:del>
      <w:r>
        <w:rPr>
          <w:sz w:val="28"/>
          <w:szCs w:val="28"/>
        </w:rPr>
        <w:t xml:space="preserve"> năng phát triển đã được chứng minh và </w:t>
      </w:r>
      <w:del w:id="15" w:author="Quang Nhat Nguyen" w:date="2017-10-05T08:30:00Z">
        <w:r w:rsidDel="00E04831">
          <w:rPr>
            <w:sz w:val="28"/>
            <w:szCs w:val="28"/>
          </w:rPr>
          <w:delText xml:space="preserve">cũng có hứng thú </w:delText>
        </w:r>
      </w:del>
      <w:r>
        <w:rPr>
          <w:sz w:val="28"/>
          <w:szCs w:val="28"/>
        </w:rPr>
        <w:t xml:space="preserve">muốn tìm hiểu về thương mai điện tử, nhóm chúng em thực hiện đề tài này với mục đích tạo ra một </w:t>
      </w:r>
      <w:del w:id="16" w:author="Quang Nhat Nguyen" w:date="2017-10-05T08:30:00Z">
        <w:r w:rsidDel="00E04831">
          <w:rPr>
            <w:sz w:val="28"/>
            <w:szCs w:val="28"/>
          </w:rPr>
          <w:delText xml:space="preserve">trang </w:delText>
        </w:r>
      </w:del>
      <w:ins w:id="17" w:author="Quang Nhat Nguyen" w:date="2017-10-05T08:30:00Z">
        <w:r w:rsidR="00E04831">
          <w:rPr>
            <w:sz w:val="28"/>
            <w:szCs w:val="28"/>
          </w:rPr>
          <w:t>hệ thống</w:t>
        </w:r>
        <w:r w:rsidR="00E04831">
          <w:rPr>
            <w:sz w:val="28"/>
            <w:szCs w:val="28"/>
          </w:rPr>
          <w:t xml:space="preserve"> </w:t>
        </w:r>
      </w:ins>
      <w:r>
        <w:rPr>
          <w:sz w:val="28"/>
          <w:szCs w:val="28"/>
        </w:rPr>
        <w:t>web</w:t>
      </w:r>
      <w:ins w:id="18" w:author="Quang Nhat Nguyen" w:date="2017-10-05T08:30:00Z">
        <w:r w:rsidR="00E04831">
          <w:rPr>
            <w:sz w:val="28"/>
            <w:szCs w:val="28"/>
          </w:rPr>
          <w:t>site</w:t>
        </w:r>
      </w:ins>
      <w:r>
        <w:rPr>
          <w:sz w:val="28"/>
          <w:szCs w:val="28"/>
        </w:rPr>
        <w:t xml:space="preserve"> </w:t>
      </w:r>
      <w:r w:rsidR="00030092">
        <w:rPr>
          <w:sz w:val="28"/>
          <w:szCs w:val="28"/>
        </w:rPr>
        <w:t xml:space="preserve">hỗ trợ </w:t>
      </w:r>
      <w:del w:id="19" w:author="Quang Nhat Nguyen" w:date="2017-10-05T08:30:00Z">
        <w:r w:rsidR="00030092" w:rsidDel="00E04831">
          <w:rPr>
            <w:sz w:val="28"/>
            <w:szCs w:val="28"/>
          </w:rPr>
          <w:delText xml:space="preserve">và </w:delText>
        </w:r>
      </w:del>
      <w:r w:rsidR="00030092">
        <w:rPr>
          <w:sz w:val="28"/>
          <w:szCs w:val="28"/>
        </w:rPr>
        <w:t xml:space="preserve">giới thiệu </w:t>
      </w:r>
      <w:ins w:id="20" w:author="Quang Nhat Nguyen" w:date="2017-10-05T08:30:00Z">
        <w:r w:rsidR="00E04831">
          <w:rPr>
            <w:sz w:val="28"/>
            <w:szCs w:val="28"/>
          </w:rPr>
          <w:t xml:space="preserve">và đặt hàng </w:t>
        </w:r>
      </w:ins>
      <w:r w:rsidR="00030092">
        <w:rPr>
          <w:sz w:val="28"/>
          <w:szCs w:val="28"/>
        </w:rPr>
        <w:t>sản phẩm</w:t>
      </w:r>
      <w:ins w:id="21" w:author="Quang Nhat Nguyen" w:date="2017-10-05T08:30:00Z">
        <w:r w:rsidR="00E04831">
          <w:rPr>
            <w:sz w:val="28"/>
            <w:szCs w:val="28"/>
          </w:rPr>
          <w:t xml:space="preserve"> thương mại điện tử</w:t>
        </w:r>
      </w:ins>
      <w:r w:rsidR="00030092">
        <w:rPr>
          <w:sz w:val="28"/>
          <w:szCs w:val="28"/>
        </w:rPr>
        <w:t xml:space="preserve"> từ các đối tác cửa hàng đến người dùng.</w:t>
      </w:r>
    </w:p>
    <w:p w:rsidR="00D3778D" w:rsidRDefault="00D04AD5">
      <w:pPr>
        <w:pStyle w:val="Heading1"/>
      </w:pPr>
      <w:bookmarkStart w:id="22" w:name="_bookmark1"/>
      <w:bookmarkEnd w:id="22"/>
      <w:r>
        <w:lastRenderedPageBreak/>
        <w:t>Mục lục</w:t>
      </w:r>
    </w:p>
    <w:sdt>
      <w:sdtPr>
        <w:rPr>
          <w:sz w:val="26"/>
          <w:szCs w:val="26"/>
        </w:rPr>
        <w:id w:val="-1648581672"/>
        <w:docPartObj>
          <w:docPartGallery w:val="Table of Contents"/>
          <w:docPartUnique/>
        </w:docPartObj>
      </w:sdtPr>
      <w:sdtEndPr/>
      <w:sdtContent>
        <w:p w:rsidR="00D3778D" w:rsidRDefault="00EC7670">
          <w:pPr>
            <w:pStyle w:val="TOC1"/>
            <w:tabs>
              <w:tab w:val="left" w:leader="dot" w:pos="9539"/>
            </w:tabs>
            <w:spacing w:before="233"/>
          </w:pPr>
          <w:hyperlink w:anchor="_bookmark0" w:history="1">
            <w:r w:rsidR="00D04AD5">
              <w:t xml:space="preserve">Lời </w:t>
            </w:r>
            <w:r w:rsidR="00D04AD5">
              <w:rPr>
                <w:spacing w:val="-3"/>
              </w:rPr>
              <w:t>mở</w:t>
            </w:r>
            <w:r w:rsidR="00D04AD5">
              <w:rPr>
                <w:spacing w:val="-1"/>
              </w:rPr>
              <w:t xml:space="preserve"> </w:t>
            </w:r>
            <w:r w:rsidR="00D04AD5">
              <w:t>đầu</w:t>
            </w:r>
            <w:r w:rsidR="00D04AD5">
              <w:tab/>
              <w:t>4</w:t>
            </w:r>
          </w:hyperlink>
        </w:p>
        <w:p w:rsidR="00D3778D" w:rsidRDefault="00EC7670">
          <w:pPr>
            <w:pStyle w:val="TOC1"/>
            <w:tabs>
              <w:tab w:val="left" w:leader="dot" w:pos="9539"/>
            </w:tabs>
            <w:spacing w:before="122"/>
          </w:pPr>
          <w:hyperlink w:anchor="_bookmark1" w:history="1">
            <w:r w:rsidR="00D04AD5">
              <w:t>Mục</w:t>
            </w:r>
            <w:r w:rsidR="00D04AD5">
              <w:rPr>
                <w:spacing w:val="-2"/>
              </w:rPr>
              <w:t xml:space="preserve"> </w:t>
            </w:r>
            <w:r w:rsidR="00D04AD5">
              <w:t>lục</w:t>
            </w:r>
            <w:r w:rsidR="00D04AD5">
              <w:tab/>
              <w:t>5</w:t>
            </w:r>
          </w:hyperlink>
        </w:p>
      </w:sdtContent>
    </w:sdt>
    <w:p w:rsidR="00D3778D" w:rsidRDefault="00D3778D">
      <w:pPr>
        <w:rPr>
          <w:sz w:val="28"/>
        </w:rPr>
        <w:sectPr w:rsidR="00D3778D">
          <w:pgSz w:w="12240" w:h="15840"/>
          <w:pgMar w:top="1060" w:right="0" w:bottom="1300" w:left="1420" w:header="0" w:footer="1074" w:gutter="0"/>
          <w:cols w:space="720"/>
        </w:sectPr>
      </w:pPr>
    </w:p>
    <w:p w:rsidR="00D3778D" w:rsidRDefault="00D04AD5" w:rsidP="00901B78">
      <w:pPr>
        <w:pStyle w:val="Heading1"/>
        <w:tabs>
          <w:tab w:val="left" w:pos="2177"/>
        </w:tabs>
      </w:pPr>
      <w:bookmarkStart w:id="23" w:name="_bookmark3"/>
      <w:bookmarkEnd w:id="23"/>
      <w:r>
        <w:lastRenderedPageBreak/>
        <w:t>Chương</w:t>
      </w:r>
      <w:r>
        <w:rPr>
          <w:spacing w:val="-2"/>
        </w:rPr>
        <w:t xml:space="preserve"> </w:t>
      </w:r>
      <w:r>
        <w:t>1</w:t>
      </w:r>
      <w:r>
        <w:tab/>
        <w:t>Khảo sát và đặc tả yêu cầu bài</w:t>
      </w:r>
      <w:r>
        <w:rPr>
          <w:spacing w:val="-6"/>
        </w:rPr>
        <w:t xml:space="preserve"> </w:t>
      </w:r>
      <w:r>
        <w:t>toán</w:t>
      </w:r>
      <w:bookmarkStart w:id="24" w:name="_bookmark4"/>
      <w:bookmarkEnd w:id="24"/>
    </w:p>
    <w:p w:rsidR="00E41862" w:rsidRDefault="00E41862" w:rsidP="00901B78">
      <w:pPr>
        <w:pStyle w:val="Heading1"/>
        <w:tabs>
          <w:tab w:val="left" w:pos="2177"/>
        </w:tabs>
      </w:pPr>
    </w:p>
    <w:p w:rsidR="00E41862" w:rsidRPr="00E063D1" w:rsidRDefault="00E41862" w:rsidP="00E41862">
      <w:pPr>
        <w:pStyle w:val="Heading2"/>
        <w:numPr>
          <w:ilvl w:val="1"/>
          <w:numId w:val="41"/>
        </w:numPr>
        <w:tabs>
          <w:tab w:val="left" w:pos="842"/>
        </w:tabs>
        <w:ind w:hanging="559"/>
        <w:rPr>
          <w:lang w:val="vi-VN"/>
        </w:rPr>
      </w:pPr>
      <w:r>
        <w:rPr>
          <w:b/>
          <w:lang w:val="vi-VN"/>
        </w:rPr>
        <w:t xml:space="preserve">  </w:t>
      </w:r>
      <w:r w:rsidRPr="00E063D1">
        <w:rPr>
          <w:lang w:val="vi-VN"/>
        </w:rPr>
        <w:t>Khảo sát tình hình thực tế</w:t>
      </w:r>
    </w:p>
    <w:p w:rsidR="007177EB" w:rsidRPr="00E063D1" w:rsidRDefault="007177EB" w:rsidP="007177EB">
      <w:pPr>
        <w:pStyle w:val="Heading2"/>
        <w:tabs>
          <w:tab w:val="left" w:pos="842"/>
        </w:tabs>
        <w:ind w:firstLine="0"/>
        <w:rPr>
          <w:sz w:val="28"/>
          <w:szCs w:val="28"/>
          <w:lang w:val="vi-VN"/>
        </w:rPr>
      </w:pPr>
      <w:r w:rsidRPr="00E063D1">
        <w:rPr>
          <w:sz w:val="28"/>
          <w:szCs w:val="28"/>
          <w:lang w:val="vi-VN"/>
        </w:rPr>
        <w:t xml:space="preserve">Xét đối với thực trạng rằng, đối với người dân Việt Nam nói riêng và trên toàn thế giới nói chung, smart phone đang trở nên vô cùng phổ biến. Cùng với đó, việc tiếp cận với Internet đang trở nên dễ dàng hơn bao giờ hết. Hơn thế nữa, việc sản phẩm được sản xuất ra luôn cần một chất xúc tác nào đó để có thể tiếp cận được với người sử dụng. Với tất cả lý do đó, thương mại điện tử đang trở nên vô cùng tiềm năng và là một ngành được kỳ vọng sẽ phát triển vô cùng mạnh mẽ. Hiện nay, một số </w:t>
      </w:r>
      <w:ins w:id="25" w:author="Quang Nhat Nguyen" w:date="2017-10-05T08:31:00Z">
        <w:r w:rsidR="006603E6">
          <w:rPr>
            <w:sz w:val="28"/>
            <w:szCs w:val="28"/>
            <w:lang w:val="en-US"/>
          </w:rPr>
          <w:t>hệ thống website</w:t>
        </w:r>
      </w:ins>
      <w:del w:id="26" w:author="Quang Nhat Nguyen" w:date="2017-10-05T08:31:00Z">
        <w:r w:rsidRPr="00E063D1" w:rsidDel="006603E6">
          <w:rPr>
            <w:sz w:val="28"/>
            <w:szCs w:val="28"/>
            <w:lang w:val="vi-VN"/>
          </w:rPr>
          <w:delText>sản phẩm</w:delText>
        </w:r>
      </w:del>
      <w:ins w:id="27" w:author="Quang Nhat Nguyen" w:date="2017-10-05T08:31:00Z">
        <w:r w:rsidR="006603E6">
          <w:rPr>
            <w:sz w:val="28"/>
            <w:szCs w:val="28"/>
            <w:lang w:val="en-US"/>
          </w:rPr>
          <w:t>giới thiệu và hỗ trợ mua các sản phẩm</w:t>
        </w:r>
      </w:ins>
      <w:r w:rsidRPr="00E063D1">
        <w:rPr>
          <w:sz w:val="28"/>
          <w:szCs w:val="28"/>
          <w:lang w:val="vi-VN"/>
        </w:rPr>
        <w:t xml:space="preserve"> thương mại điện tử tại Việt Nam đã triển khai đã có nhiều bước tiến mạnh mẽ như Lazada, vatgia.com,... đã tạo ra những bước tiến to lớn đối với ngành thương mại điện tử tại Việt Nam, tạo động lực cho các thương hiệu mới hoặc chính họ trong việc phát triển tại thị trường Việt Nam.</w:t>
      </w:r>
    </w:p>
    <w:p w:rsidR="00E41862" w:rsidRPr="007177EB" w:rsidRDefault="00E41862" w:rsidP="00E41862">
      <w:pPr>
        <w:pStyle w:val="Heading2"/>
        <w:numPr>
          <w:ilvl w:val="1"/>
          <w:numId w:val="41"/>
        </w:numPr>
        <w:tabs>
          <w:tab w:val="left" w:pos="842"/>
        </w:tabs>
        <w:ind w:hanging="559"/>
        <w:rPr>
          <w:lang w:val="vi-VN"/>
        </w:rPr>
      </w:pPr>
      <w:r>
        <w:rPr>
          <w:lang w:val="vi-VN"/>
        </w:rPr>
        <w:t>Đặc tả yêu cầu bài toán</w:t>
      </w:r>
    </w:p>
    <w:p w:rsidR="00E41862" w:rsidRDefault="00E41862" w:rsidP="00E41862">
      <w:pPr>
        <w:pStyle w:val="Heading2"/>
        <w:tabs>
          <w:tab w:val="left" w:pos="842"/>
        </w:tabs>
        <w:ind w:left="282" w:firstLine="0"/>
        <w:rPr>
          <w:lang w:val="vi-VN"/>
        </w:rPr>
      </w:pPr>
      <w:r>
        <w:rPr>
          <w:lang w:val="vi-VN"/>
        </w:rPr>
        <w:t>1.2.1  Mô tả bài toán</w:t>
      </w:r>
    </w:p>
    <w:p w:rsidR="00E41862" w:rsidRPr="00E41862" w:rsidRDefault="00E41862" w:rsidP="00C74C9D">
      <w:pPr>
        <w:pStyle w:val="BodyText"/>
        <w:ind w:right="356" w:firstLine="720"/>
        <w:rPr>
          <w:lang w:val="vi-VN"/>
        </w:rPr>
      </w:pPr>
      <w:commentRangeStart w:id="28"/>
      <w:r w:rsidRPr="00E41862">
        <w:rPr>
          <w:lang w:val="vi-VN"/>
        </w:rPr>
        <w:t xml:space="preserve">Đối tượng sử dụng: </w:t>
      </w:r>
      <w:del w:id="29" w:author="Quang Nhat Nguyen" w:date="2017-10-05T08:32:00Z">
        <w:r w:rsidRPr="00E41862" w:rsidDel="002B7483">
          <w:rPr>
            <w:lang w:val="vi-VN"/>
          </w:rPr>
          <w:delText xml:space="preserve">Admin – </w:delText>
        </w:r>
      </w:del>
      <w:r w:rsidRPr="00E41862">
        <w:rPr>
          <w:lang w:val="vi-VN"/>
        </w:rPr>
        <w:t>Quản</w:t>
      </w:r>
      <w:r>
        <w:rPr>
          <w:lang w:val="vi-VN"/>
        </w:rPr>
        <w:t xml:space="preserve"> trị hệ thống, </w:t>
      </w:r>
      <w:ins w:id="30" w:author="Quang Nhat Nguyen" w:date="2017-10-05T08:32:00Z">
        <w:r w:rsidR="002B7483">
          <w:rPr>
            <w:lang w:val="en-US"/>
          </w:rPr>
          <w:t>Q</w:t>
        </w:r>
      </w:ins>
      <w:del w:id="31" w:author="Quang Nhat Nguyen" w:date="2017-10-05T08:32:00Z">
        <w:r w:rsidDel="002B7483">
          <w:rPr>
            <w:lang w:val="vi-VN"/>
          </w:rPr>
          <w:delText>q</w:delText>
        </w:r>
      </w:del>
      <w:r>
        <w:rPr>
          <w:lang w:val="vi-VN"/>
        </w:rPr>
        <w:t>uản lí bán hàng</w:t>
      </w:r>
      <w:r w:rsidRPr="00E41862">
        <w:rPr>
          <w:lang w:val="vi-VN"/>
        </w:rPr>
        <w:t>,</w:t>
      </w:r>
      <w:r>
        <w:rPr>
          <w:lang w:val="vi-VN"/>
        </w:rPr>
        <w:t xml:space="preserve"> </w:t>
      </w:r>
      <w:ins w:id="32" w:author="Quang Nhat Nguyen" w:date="2017-10-05T08:32:00Z">
        <w:r w:rsidR="002B7483">
          <w:rPr>
            <w:lang w:val="en-US"/>
          </w:rPr>
          <w:t>Q</w:t>
        </w:r>
      </w:ins>
      <w:del w:id="33" w:author="Quang Nhat Nguyen" w:date="2017-10-05T08:32:00Z">
        <w:r w:rsidDel="002B7483">
          <w:rPr>
            <w:lang w:val="vi-VN"/>
          </w:rPr>
          <w:delText>q</w:delText>
        </w:r>
      </w:del>
      <w:r>
        <w:rPr>
          <w:lang w:val="vi-VN"/>
        </w:rPr>
        <w:t xml:space="preserve">uản lý </w:t>
      </w:r>
      <w:r w:rsidR="00643E3D">
        <w:rPr>
          <w:lang w:val="vi-VN"/>
        </w:rPr>
        <w:t xml:space="preserve">cửa </w:t>
      </w:r>
      <w:r>
        <w:rPr>
          <w:lang w:val="vi-VN"/>
        </w:rPr>
        <w:t xml:space="preserve"> hàng</w:t>
      </w:r>
      <w:del w:id="34" w:author="Quang Nhat Nguyen" w:date="2017-10-05T08:32:00Z">
        <w:r w:rsidRPr="00E41862" w:rsidDel="002B7483">
          <w:rPr>
            <w:lang w:val="vi-VN"/>
          </w:rPr>
          <w:delText xml:space="preserve"> </w:delText>
        </w:r>
      </w:del>
      <w:r>
        <w:rPr>
          <w:lang w:val="vi-VN"/>
        </w:rPr>
        <w:t>,</w:t>
      </w:r>
      <w:r w:rsidR="00643E3D">
        <w:rPr>
          <w:lang w:val="vi-VN"/>
        </w:rPr>
        <w:t xml:space="preserve"> </w:t>
      </w:r>
      <w:ins w:id="35" w:author="Quang Nhat Nguyen" w:date="2017-10-05T08:32:00Z">
        <w:r w:rsidR="002B7483">
          <w:rPr>
            <w:lang w:val="en-US"/>
          </w:rPr>
          <w:t>K</w:t>
        </w:r>
      </w:ins>
      <w:del w:id="36" w:author="Quang Nhat Nguyen" w:date="2017-10-05T08:32:00Z">
        <w:r w:rsidR="00643E3D" w:rsidDel="002B7483">
          <w:rPr>
            <w:lang w:val="vi-VN"/>
          </w:rPr>
          <w:delText>k</w:delText>
        </w:r>
      </w:del>
      <w:r w:rsidR="00643E3D">
        <w:rPr>
          <w:lang w:val="vi-VN"/>
        </w:rPr>
        <w:t xml:space="preserve">hách thăm, </w:t>
      </w:r>
      <w:ins w:id="37" w:author="Quang Nhat Nguyen" w:date="2017-10-05T08:32:00Z">
        <w:r w:rsidR="002B7483">
          <w:rPr>
            <w:lang w:val="en-US"/>
          </w:rPr>
          <w:t>K</w:t>
        </w:r>
      </w:ins>
      <w:del w:id="38" w:author="Quang Nhat Nguyen" w:date="2017-10-05T08:32:00Z">
        <w:r w:rsidR="00643E3D" w:rsidDel="002B7483">
          <w:rPr>
            <w:lang w:val="vi-VN"/>
          </w:rPr>
          <w:delText>k</w:delText>
        </w:r>
      </w:del>
      <w:r w:rsidR="00643E3D">
        <w:rPr>
          <w:lang w:val="vi-VN"/>
        </w:rPr>
        <w:t>hách hàng</w:t>
      </w:r>
      <w:commentRangeEnd w:id="28"/>
      <w:r w:rsidR="002B7483">
        <w:rPr>
          <w:rStyle w:val="CommentReference"/>
        </w:rPr>
        <w:commentReference w:id="28"/>
      </w:r>
      <w:r>
        <w:rPr>
          <w:lang w:val="vi-VN"/>
        </w:rPr>
        <w:t>.</w:t>
      </w:r>
    </w:p>
    <w:p w:rsidR="00E41862" w:rsidRPr="00E216D7" w:rsidRDefault="00E41862" w:rsidP="00E41862">
      <w:pPr>
        <w:pStyle w:val="BodyText"/>
        <w:spacing w:before="1"/>
        <w:rPr>
          <w:lang w:val="vi-VN"/>
        </w:rPr>
      </w:pPr>
      <w:r w:rsidRPr="00E41862">
        <w:rPr>
          <w:lang w:val="vi-VN"/>
        </w:rPr>
        <w:tab/>
        <w:t>Hệ thống</w:t>
      </w:r>
      <w:r>
        <w:rPr>
          <w:lang w:val="vi-VN"/>
        </w:rPr>
        <w:t xml:space="preserve"> sẽ giới thiệu các loại sản phẩm thương mại điện tử như: </w:t>
      </w:r>
      <w:bookmarkStart w:id="39" w:name="OLE_LINK5"/>
      <w:bookmarkStart w:id="40" w:name="OLE_LINK6"/>
      <w:r>
        <w:rPr>
          <w:lang w:val="vi-VN"/>
        </w:rPr>
        <w:t>Máy tính, điện thoại; điện tử, điện máy; máy ảnh, máy quay; ...</w:t>
      </w:r>
      <w:bookmarkEnd w:id="39"/>
      <w:bookmarkEnd w:id="40"/>
    </w:p>
    <w:p w:rsidR="00E41862" w:rsidRPr="00E063D1" w:rsidRDefault="00E41862" w:rsidP="00E41862">
      <w:pPr>
        <w:pStyle w:val="Heading2"/>
        <w:tabs>
          <w:tab w:val="left" w:pos="842"/>
        </w:tabs>
        <w:ind w:left="282" w:firstLine="0"/>
        <w:rPr>
          <w:sz w:val="28"/>
          <w:szCs w:val="28"/>
          <w:lang w:val="vi-VN"/>
        </w:rPr>
      </w:pPr>
      <w:r w:rsidRPr="00E063D1">
        <w:rPr>
          <w:sz w:val="28"/>
          <w:szCs w:val="28"/>
          <w:lang w:val="vi-VN"/>
        </w:rPr>
        <w:t xml:space="preserve">Mục đích: Tạo một môi trường tương tác giữa người mua và người bán, người dùng có thể tìm kiếm, so sánh và đánh giá các sản phẩm,... ; đồng thời cho phép </w:t>
      </w:r>
      <w:del w:id="41" w:author="Quang Nhat Nguyen" w:date="2017-10-05T08:33:00Z">
        <w:r w:rsidRPr="00E063D1" w:rsidDel="005B3582">
          <w:rPr>
            <w:sz w:val="28"/>
            <w:szCs w:val="28"/>
            <w:lang w:val="vi-VN"/>
          </w:rPr>
          <w:delText xml:space="preserve">Admin </w:delText>
        </w:r>
      </w:del>
      <w:ins w:id="42" w:author="Quang Nhat Nguyen" w:date="2017-10-05T08:33:00Z">
        <w:r w:rsidR="005B3582">
          <w:rPr>
            <w:sz w:val="28"/>
            <w:szCs w:val="28"/>
            <w:lang w:val="en-US"/>
          </w:rPr>
          <w:t>Quản lý bán hàng</w:t>
        </w:r>
        <w:r w:rsidR="005B3582" w:rsidRPr="00E063D1">
          <w:rPr>
            <w:sz w:val="28"/>
            <w:szCs w:val="28"/>
            <w:lang w:val="vi-VN"/>
          </w:rPr>
          <w:t xml:space="preserve"> </w:t>
        </w:r>
      </w:ins>
      <w:r w:rsidRPr="00E063D1">
        <w:rPr>
          <w:sz w:val="28"/>
          <w:szCs w:val="28"/>
          <w:lang w:val="vi-VN"/>
        </w:rPr>
        <w:t>dễ dàng thực hiện các chức năng thống kê, quản lí các quá trình đặt hàng, phản hồi trên hệ thống và nâng cấp các dịch vụ trên hệ thống</w:t>
      </w:r>
      <w:r w:rsidR="00B171EE" w:rsidRPr="00E063D1">
        <w:rPr>
          <w:sz w:val="28"/>
          <w:szCs w:val="28"/>
          <w:lang w:val="vi-VN"/>
        </w:rPr>
        <w:t>.</w:t>
      </w:r>
    </w:p>
    <w:p w:rsidR="00E41862" w:rsidRDefault="005F2605" w:rsidP="00E41862">
      <w:pPr>
        <w:pStyle w:val="Heading2"/>
        <w:numPr>
          <w:ilvl w:val="1"/>
          <w:numId w:val="41"/>
        </w:numPr>
        <w:tabs>
          <w:tab w:val="left" w:pos="842"/>
        </w:tabs>
        <w:ind w:hanging="559"/>
        <w:rPr>
          <w:lang w:val="vi-VN"/>
        </w:rPr>
      </w:pPr>
      <w:r>
        <w:rPr>
          <w:lang w:val="vi-VN"/>
        </w:rPr>
        <w:t>Yêu cầu hệ thống</w:t>
      </w:r>
    </w:p>
    <w:p w:rsidR="005F2605" w:rsidRDefault="005F2605" w:rsidP="005F2605">
      <w:pPr>
        <w:pStyle w:val="Heading2"/>
        <w:tabs>
          <w:tab w:val="left" w:pos="842"/>
        </w:tabs>
        <w:ind w:left="282" w:firstLine="0"/>
        <w:rPr>
          <w:lang w:val="vi-VN"/>
        </w:rPr>
      </w:pPr>
      <w:r>
        <w:rPr>
          <w:lang w:val="vi-VN"/>
        </w:rPr>
        <w:t>1.3.1 Yêu cầu chức năng</w:t>
      </w:r>
    </w:p>
    <w:p w:rsidR="007177EB" w:rsidRPr="00E063D1" w:rsidRDefault="007177EB" w:rsidP="007177EB">
      <w:pPr>
        <w:pStyle w:val="Heading2"/>
        <w:tabs>
          <w:tab w:val="left" w:pos="842"/>
        </w:tabs>
        <w:ind w:left="282" w:firstLine="0"/>
        <w:rPr>
          <w:sz w:val="28"/>
          <w:szCs w:val="28"/>
          <w:lang w:val="vi-VN"/>
        </w:rPr>
      </w:pPr>
      <w:r w:rsidRPr="00E063D1">
        <w:rPr>
          <w:sz w:val="28"/>
          <w:szCs w:val="28"/>
          <w:lang w:val="vi-VN"/>
        </w:rPr>
        <w:t xml:space="preserve">Hệ thống cho phép người sử dụng thực hiện các chức năng trên </w:t>
      </w:r>
      <w:del w:id="43" w:author="Quang Nhat Nguyen" w:date="2017-10-05T08:34:00Z">
        <w:r w:rsidRPr="00E063D1" w:rsidDel="005B3582">
          <w:rPr>
            <w:sz w:val="28"/>
            <w:szCs w:val="28"/>
            <w:lang w:val="vi-VN"/>
          </w:rPr>
          <w:delText xml:space="preserve">nền </w:delText>
        </w:r>
      </w:del>
      <w:ins w:id="44" w:author="Quang Nhat Nguyen" w:date="2017-10-05T08:34:00Z">
        <w:r w:rsidR="005B3582">
          <w:rPr>
            <w:sz w:val="28"/>
            <w:szCs w:val="28"/>
            <w:lang w:val="en-US"/>
          </w:rPr>
          <w:t>giao diện trình duyệt</w:t>
        </w:r>
        <w:r w:rsidR="005B3582" w:rsidRPr="00E063D1">
          <w:rPr>
            <w:sz w:val="28"/>
            <w:szCs w:val="28"/>
            <w:lang w:val="vi-VN"/>
          </w:rPr>
          <w:t xml:space="preserve"> </w:t>
        </w:r>
      </w:ins>
      <w:r w:rsidRPr="00E063D1">
        <w:rPr>
          <w:sz w:val="28"/>
          <w:szCs w:val="28"/>
          <w:lang w:val="vi-VN"/>
        </w:rPr>
        <w:t xml:space="preserve">web </w:t>
      </w:r>
      <w:del w:id="45" w:author="Quang Nhat Nguyen" w:date="2017-10-05T08:34:00Z">
        <w:r w:rsidRPr="00E063D1" w:rsidDel="005B3582">
          <w:rPr>
            <w:sz w:val="28"/>
            <w:szCs w:val="28"/>
            <w:lang w:val="vi-VN"/>
          </w:rPr>
          <w:delText xml:space="preserve">tương ứng với các quyền </w:delText>
        </w:r>
      </w:del>
      <w:r w:rsidRPr="00E063D1">
        <w:rPr>
          <w:sz w:val="28"/>
          <w:szCs w:val="28"/>
          <w:lang w:val="vi-VN"/>
        </w:rPr>
        <w:t>như sau:</w:t>
      </w:r>
    </w:p>
    <w:p w:rsidR="007177EB" w:rsidRPr="00E063D1" w:rsidRDefault="007177EB" w:rsidP="007177EB">
      <w:pPr>
        <w:widowControl/>
        <w:numPr>
          <w:ilvl w:val="0"/>
          <w:numId w:val="42"/>
        </w:numPr>
        <w:autoSpaceDE/>
        <w:autoSpaceDN/>
        <w:rPr>
          <w:sz w:val="28"/>
          <w:szCs w:val="28"/>
          <w:lang w:val="vi-VN" w:eastAsia="en-US" w:bidi="ar-SA"/>
        </w:rPr>
      </w:pPr>
      <w:r w:rsidRPr="00E063D1">
        <w:rPr>
          <w:i/>
          <w:sz w:val="28"/>
          <w:szCs w:val="28"/>
          <w:lang w:val="vi-VN"/>
        </w:rPr>
        <w:t xml:space="preserve">Quản trị hệ thống( System Admin): </w:t>
      </w:r>
      <w:r w:rsidRPr="00E063D1">
        <w:rPr>
          <w:sz w:val="28"/>
          <w:szCs w:val="28"/>
          <w:lang w:val="vi-VN"/>
        </w:rPr>
        <w:t>Quản lý người dùng; quản lý quyền truy nhập.</w:t>
      </w:r>
    </w:p>
    <w:p w:rsidR="007177EB" w:rsidRPr="00E063D1" w:rsidRDefault="007177EB" w:rsidP="007177EB">
      <w:pPr>
        <w:widowControl/>
        <w:numPr>
          <w:ilvl w:val="0"/>
          <w:numId w:val="42"/>
        </w:numPr>
        <w:autoSpaceDE/>
        <w:autoSpaceDN/>
        <w:rPr>
          <w:sz w:val="28"/>
          <w:szCs w:val="28"/>
          <w:lang w:val="vi-VN"/>
        </w:rPr>
      </w:pPr>
      <w:r w:rsidRPr="00E063D1">
        <w:rPr>
          <w:i/>
          <w:sz w:val="28"/>
          <w:szCs w:val="28"/>
          <w:lang w:val="vi-VN"/>
        </w:rPr>
        <w:t xml:space="preserve">Quản lý bán hàng( Sales Manager): </w:t>
      </w:r>
      <w:ins w:id="46" w:author="Quang Nhat Nguyen" w:date="2017-10-05T08:34:00Z">
        <w:r w:rsidR="007D45FB">
          <w:rPr>
            <w:i/>
            <w:sz w:val="28"/>
            <w:szCs w:val="28"/>
            <w:lang w:val="en-US"/>
          </w:rPr>
          <w:t xml:space="preserve">Quản lý </w:t>
        </w:r>
      </w:ins>
      <w:del w:id="47" w:author="Quang Nhat Nguyen" w:date="2017-10-05T08:34:00Z">
        <w:r w:rsidRPr="00E063D1" w:rsidDel="007D45FB">
          <w:rPr>
            <w:sz w:val="28"/>
            <w:szCs w:val="28"/>
            <w:lang w:val="vi-VN"/>
          </w:rPr>
          <w:delText>D</w:delText>
        </w:r>
      </w:del>
      <w:ins w:id="48" w:author="Quang Nhat Nguyen" w:date="2017-10-05T08:34:00Z">
        <w:r w:rsidR="007D45FB">
          <w:rPr>
            <w:sz w:val="28"/>
            <w:szCs w:val="28"/>
            <w:lang w:val="en-US"/>
          </w:rPr>
          <w:t>d</w:t>
        </w:r>
      </w:ins>
      <w:r w:rsidRPr="00E063D1">
        <w:rPr>
          <w:sz w:val="28"/>
          <w:szCs w:val="28"/>
          <w:lang w:val="vi-VN"/>
        </w:rPr>
        <w:t>anh mục sản phẩm; danh mục loại sản phẩm; quản lý đơn hàng; thống kê mua bán trong ngày, tháng, năm; thay đổi banner quảng cáo trong từng khoảng thời gian.</w:t>
      </w:r>
    </w:p>
    <w:p w:rsidR="007177EB" w:rsidRPr="00E063D1" w:rsidRDefault="007177EB" w:rsidP="007177EB">
      <w:pPr>
        <w:widowControl/>
        <w:numPr>
          <w:ilvl w:val="0"/>
          <w:numId w:val="42"/>
        </w:numPr>
        <w:autoSpaceDE/>
        <w:autoSpaceDN/>
        <w:rPr>
          <w:sz w:val="28"/>
          <w:szCs w:val="28"/>
          <w:lang w:val="vi-VN"/>
        </w:rPr>
      </w:pPr>
      <w:r w:rsidRPr="00E063D1">
        <w:rPr>
          <w:i/>
          <w:sz w:val="28"/>
          <w:szCs w:val="28"/>
          <w:lang w:val="vi-VN"/>
        </w:rPr>
        <w:t xml:space="preserve">Khách thăm(Guest): </w:t>
      </w:r>
      <w:r w:rsidRPr="00E063D1">
        <w:rPr>
          <w:sz w:val="28"/>
          <w:szCs w:val="28"/>
          <w:lang w:val="vi-VN"/>
        </w:rPr>
        <w:t>Đăng kí thành viên, đăng kí bán hàng, xem sản phẩm; tìm kiếm sản phẩm; so sánh sản phẩm; tìm kiếm cửa hàng; nhận gợi ý sản phẩm.</w:t>
      </w:r>
    </w:p>
    <w:p w:rsidR="007177EB" w:rsidRDefault="007177EB" w:rsidP="007177EB">
      <w:pPr>
        <w:widowControl/>
        <w:numPr>
          <w:ilvl w:val="0"/>
          <w:numId w:val="42"/>
        </w:numPr>
        <w:autoSpaceDE/>
        <w:autoSpaceDN/>
        <w:rPr>
          <w:sz w:val="28"/>
          <w:lang w:val="vi-VN"/>
        </w:rPr>
      </w:pPr>
      <w:r>
        <w:rPr>
          <w:i/>
          <w:sz w:val="28"/>
          <w:lang w:val="vi-VN"/>
        </w:rPr>
        <w:lastRenderedPageBreak/>
        <w:t xml:space="preserve">Người dùng đã đăng nhập(Logged-in User): </w:t>
      </w:r>
      <w:r>
        <w:rPr>
          <w:sz w:val="28"/>
          <w:lang w:val="vi-VN"/>
        </w:rPr>
        <w:t xml:space="preserve">Ngoài các chức năng của khách thăm, còn có thêm xem lịch sử mua hàng;đánh giá và </w:t>
      </w:r>
      <w:ins w:id="49" w:author="Quang Nhat Nguyen" w:date="2017-10-05T08:35:00Z">
        <w:r w:rsidR="007D45FB">
          <w:rPr>
            <w:sz w:val="28"/>
            <w:lang w:val="en-US"/>
          </w:rPr>
          <w:t xml:space="preserve">gửi </w:t>
        </w:r>
      </w:ins>
      <w:r>
        <w:rPr>
          <w:sz w:val="28"/>
          <w:lang w:val="vi-VN"/>
        </w:rPr>
        <w:t xml:space="preserve">phản hồi sản phầm; </w:t>
      </w:r>
      <w:commentRangeStart w:id="50"/>
      <w:r>
        <w:rPr>
          <w:sz w:val="28"/>
          <w:lang w:val="vi-VN"/>
        </w:rPr>
        <w:t>đặt hàng</w:t>
      </w:r>
      <w:commentRangeEnd w:id="50"/>
      <w:r w:rsidR="007D45FB">
        <w:rPr>
          <w:rStyle w:val="CommentReference"/>
        </w:rPr>
        <w:commentReference w:id="50"/>
      </w:r>
      <w:r>
        <w:rPr>
          <w:sz w:val="28"/>
          <w:lang w:val="vi-VN"/>
        </w:rPr>
        <w:t>.</w:t>
      </w:r>
      <w:ins w:id="51" w:author="Quang Nhat Nguyen" w:date="2017-10-05T08:36:00Z">
        <w:r w:rsidR="00D068B4">
          <w:rPr>
            <w:sz w:val="28"/>
            <w:lang w:val="en-US"/>
          </w:rPr>
          <w:t xml:space="preserve"> Thế còn chức năng Quản lý giỏ hàng (xuất hiện trong sơ đồ usecase)?</w:t>
        </w:r>
      </w:ins>
    </w:p>
    <w:p w:rsidR="007177EB" w:rsidRDefault="007177EB" w:rsidP="007177EB">
      <w:pPr>
        <w:widowControl/>
        <w:numPr>
          <w:ilvl w:val="0"/>
          <w:numId w:val="42"/>
        </w:numPr>
        <w:autoSpaceDE/>
        <w:autoSpaceDN/>
        <w:rPr>
          <w:sz w:val="28"/>
          <w:lang w:val="vi-VN"/>
        </w:rPr>
      </w:pPr>
      <w:r>
        <w:rPr>
          <w:i/>
          <w:sz w:val="28"/>
          <w:lang w:val="vi-VN"/>
        </w:rPr>
        <w:t>Quản lí cửa hàng( Shop Manager):</w:t>
      </w:r>
      <w:r>
        <w:rPr>
          <w:sz w:val="28"/>
          <w:lang w:val="vi-VN"/>
        </w:rPr>
        <w:t xml:space="preserve"> </w:t>
      </w:r>
      <w:commentRangeStart w:id="52"/>
      <w:r>
        <w:rPr>
          <w:sz w:val="28"/>
          <w:lang w:val="vi-VN"/>
        </w:rPr>
        <w:t>Quản lí danh sách sản phẩm</w:t>
      </w:r>
      <w:commentRangeEnd w:id="52"/>
      <w:r w:rsidR="003D6D9B">
        <w:rPr>
          <w:rStyle w:val="CommentReference"/>
        </w:rPr>
        <w:commentReference w:id="52"/>
      </w:r>
      <w:r>
        <w:rPr>
          <w:sz w:val="28"/>
          <w:lang w:val="vi-VN"/>
        </w:rPr>
        <w:t xml:space="preserve">, tạo lập chương trình khuyến mãi, theo dõi thông tin đổi trả, bảo hành; thống kê mua bán của cửa hàng trong ngày, tháng, năm. </w:t>
      </w:r>
    </w:p>
    <w:p w:rsidR="005F2605" w:rsidRPr="00062E00" w:rsidRDefault="007177EB" w:rsidP="00062E00">
      <w:pPr>
        <w:pStyle w:val="BodyText"/>
        <w:ind w:left="720" w:right="944"/>
        <w:rPr>
          <w:i/>
          <w:lang w:val="vi-VN"/>
        </w:rPr>
      </w:pPr>
      <w:r>
        <w:rPr>
          <w:i/>
          <w:lang w:val="vi-VN"/>
        </w:rPr>
        <w:t xml:space="preserve">Lưu ý, để trở thành quản lí cửa hàng, ngoài việc đăng kí bán hàng thì người đăng kí bán hàng cần được </w:t>
      </w:r>
      <w:del w:id="53" w:author="Quang Nhat Nguyen" w:date="2017-10-05T08:38:00Z">
        <w:r w:rsidDel="008F0994">
          <w:rPr>
            <w:i/>
            <w:lang w:val="vi-VN"/>
          </w:rPr>
          <w:delText xml:space="preserve">admin </w:delText>
        </w:r>
      </w:del>
      <w:r>
        <w:rPr>
          <w:i/>
          <w:lang w:val="vi-VN"/>
        </w:rPr>
        <w:t>quản trị hệ thống</w:t>
      </w:r>
      <w:ins w:id="54" w:author="Quang Nhat Nguyen" w:date="2017-10-05T08:38:00Z">
        <w:r w:rsidR="008F0994">
          <w:rPr>
            <w:i/>
            <w:lang w:val="en-US"/>
          </w:rPr>
          <w:t xml:space="preserve"> (admin)</w:t>
        </w:r>
      </w:ins>
      <w:r>
        <w:rPr>
          <w:i/>
          <w:lang w:val="vi-VN"/>
        </w:rPr>
        <w:t xml:space="preserve"> </w:t>
      </w:r>
      <w:ins w:id="55" w:author="Quang Nhat Nguyen" w:date="2017-10-05T08:38:00Z">
        <w:r w:rsidR="008F0994">
          <w:rPr>
            <w:i/>
            <w:lang w:val="en-US"/>
          </w:rPr>
          <w:t xml:space="preserve">tạo tài khoản và </w:t>
        </w:r>
      </w:ins>
      <w:del w:id="56" w:author="Quang Nhat Nguyen" w:date="2017-10-05T08:39:00Z">
        <w:r w:rsidDel="008F0994">
          <w:rPr>
            <w:i/>
            <w:lang w:val="vi-VN"/>
          </w:rPr>
          <w:delText xml:space="preserve">cấp </w:delText>
        </w:r>
      </w:del>
      <w:ins w:id="57" w:author="Quang Nhat Nguyen" w:date="2017-10-05T08:39:00Z">
        <w:r w:rsidR="008F0994">
          <w:rPr>
            <w:i/>
            <w:lang w:val="en-US"/>
          </w:rPr>
          <w:t>gán</w:t>
        </w:r>
        <w:r w:rsidR="008F0994">
          <w:rPr>
            <w:i/>
            <w:lang w:val="vi-VN"/>
          </w:rPr>
          <w:t xml:space="preserve"> </w:t>
        </w:r>
        <w:r w:rsidR="008F0994">
          <w:rPr>
            <w:i/>
            <w:lang w:val="en-US"/>
          </w:rPr>
          <w:t>vai trò tương ứng</w:t>
        </w:r>
      </w:ins>
      <w:del w:id="58" w:author="Quang Nhat Nguyen" w:date="2017-10-05T08:39:00Z">
        <w:r w:rsidDel="008F0994">
          <w:rPr>
            <w:i/>
            <w:lang w:val="vi-VN"/>
          </w:rPr>
          <w:delText>quyền truy nhập</w:delText>
        </w:r>
      </w:del>
      <w:r>
        <w:rPr>
          <w:i/>
          <w:lang w:val="vi-VN"/>
        </w:rPr>
        <w:t>. Khi đó, họ mới chính thức trở thành một cửa hàng.</w:t>
      </w:r>
    </w:p>
    <w:p w:rsidR="00E41862" w:rsidRPr="00E41862" w:rsidRDefault="00E41862" w:rsidP="00E41862">
      <w:pPr>
        <w:pStyle w:val="Heading1"/>
        <w:tabs>
          <w:tab w:val="left" w:pos="2177"/>
        </w:tabs>
        <w:rPr>
          <w:b w:val="0"/>
          <w:sz w:val="32"/>
          <w:szCs w:val="32"/>
          <w:lang w:val="vi-VN"/>
        </w:rPr>
      </w:pPr>
    </w:p>
    <w:p w:rsidR="00E41862" w:rsidRPr="00E41862" w:rsidRDefault="00E41862" w:rsidP="00E41862">
      <w:pPr>
        <w:pStyle w:val="Heading1"/>
        <w:tabs>
          <w:tab w:val="left" w:pos="2177"/>
        </w:tabs>
        <w:rPr>
          <w:b w:val="0"/>
          <w:sz w:val="32"/>
          <w:szCs w:val="32"/>
          <w:lang w:val="vi-VN"/>
        </w:rPr>
        <w:sectPr w:rsidR="00E41862" w:rsidRPr="00E41862">
          <w:pgSz w:w="12240" w:h="15840"/>
          <w:pgMar w:top="1060" w:right="0" w:bottom="1300" w:left="1420" w:header="0" w:footer="1074" w:gutter="0"/>
          <w:cols w:space="720"/>
        </w:sectPr>
      </w:pPr>
      <w:r w:rsidRPr="00E41862">
        <w:rPr>
          <w:b w:val="0"/>
          <w:sz w:val="32"/>
          <w:szCs w:val="32"/>
          <w:lang w:val="vi-VN"/>
        </w:rPr>
        <w:tab/>
      </w:r>
    </w:p>
    <w:p w:rsidR="00D3778D" w:rsidRPr="00304538" w:rsidRDefault="00D04AD5" w:rsidP="00901B78">
      <w:pPr>
        <w:pStyle w:val="Heading1"/>
        <w:tabs>
          <w:tab w:val="left" w:pos="2180"/>
        </w:tabs>
        <w:ind w:left="0"/>
        <w:rPr>
          <w:lang w:val="en-US"/>
          <w:rPrChange w:id="59" w:author="Quang Nhat Nguyen" w:date="2017-10-05T08:40:00Z">
            <w:rPr>
              <w:lang w:val="vi-VN"/>
            </w:rPr>
          </w:rPrChange>
        </w:rPr>
      </w:pPr>
      <w:bookmarkStart w:id="60" w:name="_bookmark11"/>
      <w:bookmarkEnd w:id="60"/>
      <w:r w:rsidRPr="00E41862">
        <w:rPr>
          <w:lang w:val="vi-VN"/>
        </w:rPr>
        <w:lastRenderedPageBreak/>
        <w:t>Chương</w:t>
      </w:r>
      <w:r w:rsidRPr="00E41862">
        <w:rPr>
          <w:spacing w:val="-2"/>
          <w:lang w:val="vi-VN"/>
        </w:rPr>
        <w:t xml:space="preserve"> </w:t>
      </w:r>
      <w:r w:rsidRPr="00E41862">
        <w:rPr>
          <w:lang w:val="vi-VN"/>
        </w:rPr>
        <w:t>2</w:t>
      </w:r>
      <w:r w:rsidRPr="00E41862">
        <w:rPr>
          <w:lang w:val="vi-VN"/>
        </w:rPr>
        <w:tab/>
        <w:t xml:space="preserve">Phân tích </w:t>
      </w:r>
      <w:del w:id="61" w:author="Quang Nhat Nguyen" w:date="2017-10-05T08:40:00Z">
        <w:r w:rsidRPr="00E41862" w:rsidDel="00304538">
          <w:rPr>
            <w:lang w:val="vi-VN"/>
          </w:rPr>
          <w:delText>hệ</w:delText>
        </w:r>
        <w:r w:rsidRPr="00E41862" w:rsidDel="00304538">
          <w:rPr>
            <w:spacing w:val="-4"/>
            <w:lang w:val="vi-VN"/>
          </w:rPr>
          <w:delText xml:space="preserve"> </w:delText>
        </w:r>
        <w:r w:rsidRPr="00E41862" w:rsidDel="00304538">
          <w:rPr>
            <w:lang w:val="vi-VN"/>
          </w:rPr>
          <w:delText>thống</w:delText>
        </w:r>
      </w:del>
      <w:ins w:id="62" w:author="Quang Nhat Nguyen" w:date="2017-10-05T08:40:00Z">
        <w:r w:rsidR="00304538">
          <w:rPr>
            <w:lang w:val="en-US"/>
          </w:rPr>
          <w:t>yêu cầu</w:t>
        </w:r>
      </w:ins>
    </w:p>
    <w:p w:rsidR="00D3778D" w:rsidRDefault="00D04AD5" w:rsidP="00DA5E24">
      <w:pPr>
        <w:pStyle w:val="Heading2"/>
        <w:numPr>
          <w:ilvl w:val="1"/>
          <w:numId w:val="15"/>
        </w:numPr>
        <w:tabs>
          <w:tab w:val="left" w:pos="842"/>
        </w:tabs>
        <w:ind w:hanging="559"/>
      </w:pPr>
      <w:bookmarkStart w:id="63" w:name="_bookmark12"/>
      <w:bookmarkEnd w:id="63"/>
      <w:r>
        <w:t xml:space="preserve">Phân tích </w:t>
      </w:r>
      <w:ins w:id="64" w:author="Quang Nhat Nguyen" w:date="2017-10-05T08:40:00Z">
        <w:r w:rsidR="00304538">
          <w:t xml:space="preserve">yêu cầu </w:t>
        </w:r>
      </w:ins>
      <w:r>
        <w:t>chức</w:t>
      </w:r>
      <w:r>
        <w:rPr>
          <w:spacing w:val="-1"/>
        </w:rPr>
        <w:t xml:space="preserve"> </w:t>
      </w:r>
      <w:r>
        <w:t>năng</w:t>
      </w:r>
    </w:p>
    <w:p w:rsidR="00D3778D" w:rsidRDefault="00D04AD5" w:rsidP="00DA5E24">
      <w:pPr>
        <w:pStyle w:val="ListParagraph"/>
        <w:numPr>
          <w:ilvl w:val="2"/>
          <w:numId w:val="15"/>
        </w:numPr>
        <w:tabs>
          <w:tab w:val="left" w:pos="983"/>
        </w:tabs>
        <w:spacing w:before="95"/>
        <w:ind w:hanging="700"/>
        <w:rPr>
          <w:sz w:val="28"/>
        </w:rPr>
      </w:pPr>
      <w:bookmarkStart w:id="65" w:name="_bookmark13"/>
      <w:bookmarkEnd w:id="65"/>
      <w:r>
        <w:rPr>
          <w:sz w:val="28"/>
        </w:rPr>
        <w:t xml:space="preserve">Mô hình hóa yêu cầu </w:t>
      </w:r>
      <w:ins w:id="66" w:author="Quang Nhat Nguyen" w:date="2017-10-05T08:40:00Z">
        <w:r w:rsidR="00304538">
          <w:rPr>
            <w:sz w:val="28"/>
          </w:rPr>
          <w:t xml:space="preserve">chức năng </w:t>
        </w:r>
      </w:ins>
      <w:r>
        <w:rPr>
          <w:sz w:val="28"/>
        </w:rPr>
        <w:t>với biểu đồ ca sử</w:t>
      </w:r>
      <w:r>
        <w:rPr>
          <w:spacing w:val="-9"/>
          <w:sz w:val="28"/>
        </w:rPr>
        <w:t xml:space="preserve"> </w:t>
      </w:r>
      <w:r>
        <w:rPr>
          <w:sz w:val="28"/>
        </w:rPr>
        <w:t>dụng</w:t>
      </w:r>
    </w:p>
    <w:p w:rsidR="00D3778D" w:rsidRDefault="00D3778D">
      <w:pPr>
        <w:pStyle w:val="BodyText"/>
        <w:spacing w:before="6"/>
        <w:rPr>
          <w:sz w:val="24"/>
        </w:rPr>
      </w:pPr>
    </w:p>
    <w:p w:rsidR="00D3778D" w:rsidRDefault="00D04AD5" w:rsidP="00DA5E24">
      <w:pPr>
        <w:pStyle w:val="ListParagraph"/>
        <w:numPr>
          <w:ilvl w:val="0"/>
          <w:numId w:val="14"/>
        </w:numPr>
        <w:tabs>
          <w:tab w:val="left" w:pos="571"/>
        </w:tabs>
        <w:rPr>
          <w:sz w:val="28"/>
        </w:rPr>
      </w:pPr>
      <w:r>
        <w:rPr>
          <w:sz w:val="28"/>
        </w:rPr>
        <w:t>Biểu đồ use</w:t>
      </w:r>
      <w:del w:id="67" w:author="Quang Nhat Nguyen" w:date="2017-10-05T08:40:00Z">
        <w:r w:rsidDel="00304538">
          <w:rPr>
            <w:sz w:val="28"/>
          </w:rPr>
          <w:delText xml:space="preserve"> </w:delText>
        </w:r>
      </w:del>
      <w:r>
        <w:rPr>
          <w:sz w:val="28"/>
        </w:rPr>
        <w:t>case</w:t>
      </w:r>
      <w:ins w:id="68" w:author="Quang Nhat Nguyen" w:date="2017-10-05T08:40:00Z">
        <w:r w:rsidR="00304538">
          <w:rPr>
            <w:sz w:val="28"/>
          </w:rPr>
          <w:t xml:space="preserve"> tổng quan</w:t>
        </w:r>
      </w:ins>
    </w:p>
    <w:p w:rsidR="00D3778D" w:rsidRDefault="00552F88">
      <w:pPr>
        <w:pStyle w:val="BodyText"/>
        <w:spacing w:before="4"/>
        <w:rPr>
          <w:sz w:val="15"/>
        </w:rPr>
      </w:pPr>
      <w:r>
        <w:rPr>
          <w:noProof/>
          <w:sz w:val="15"/>
          <w:lang w:val="en-US" w:eastAsia="en-US" w:bidi="ar-SA"/>
        </w:rPr>
        <w:lastRenderedPageBreak/>
        <w:drawing>
          <wp:inline distT="0" distB="0" distL="0" distR="0">
            <wp:extent cx="6375400" cy="8559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_tongquat_3_10.png"/>
                    <pic:cNvPicPr/>
                  </pic:nvPicPr>
                  <pic:blipFill>
                    <a:blip r:embed="rId13">
                      <a:extLst>
                        <a:ext uri="{28A0092B-C50C-407E-A947-70E740481C1C}">
                          <a14:useLocalDpi xmlns:a14="http://schemas.microsoft.com/office/drawing/2010/main" val="0"/>
                        </a:ext>
                      </a:extLst>
                    </a:blip>
                    <a:stretch>
                      <a:fillRect/>
                    </a:stretch>
                  </pic:blipFill>
                  <pic:spPr>
                    <a:xfrm>
                      <a:off x="0" y="0"/>
                      <a:ext cx="6375400" cy="8559800"/>
                    </a:xfrm>
                    <a:prstGeom prst="rect">
                      <a:avLst/>
                    </a:prstGeom>
                  </pic:spPr>
                </pic:pic>
              </a:graphicData>
            </a:graphic>
          </wp:inline>
        </w:drawing>
      </w:r>
    </w:p>
    <w:p w:rsidR="00D3778D" w:rsidRDefault="00D04AD5">
      <w:pPr>
        <w:spacing w:before="6"/>
        <w:ind w:left="3234"/>
        <w:rPr>
          <w:ins w:id="69" w:author="Quang Nhat Nguyen" w:date="2017-10-05T08:40:00Z"/>
          <w:sz w:val="24"/>
        </w:rPr>
      </w:pPr>
      <w:r>
        <w:rPr>
          <w:b/>
          <w:sz w:val="24"/>
        </w:rPr>
        <w:lastRenderedPageBreak/>
        <w:t xml:space="preserve">Hình 2.1 </w:t>
      </w:r>
      <w:r>
        <w:rPr>
          <w:sz w:val="24"/>
        </w:rPr>
        <w:t>Biểu đồ use case tổng quát</w:t>
      </w:r>
    </w:p>
    <w:p w:rsidR="00304538" w:rsidRDefault="00304538" w:rsidP="00304538">
      <w:pPr>
        <w:spacing w:before="6"/>
        <w:rPr>
          <w:ins w:id="70" w:author="Quang Nhat Nguyen" w:date="2017-10-05T08:40:00Z"/>
          <w:b/>
          <w:sz w:val="24"/>
        </w:rPr>
        <w:pPrChange w:id="71" w:author="Quang Nhat Nguyen" w:date="2017-10-05T08:40:00Z">
          <w:pPr>
            <w:spacing w:before="6"/>
            <w:ind w:left="3234"/>
          </w:pPr>
        </w:pPrChange>
      </w:pPr>
    </w:p>
    <w:p w:rsidR="00304538" w:rsidRDefault="00304538" w:rsidP="00304538">
      <w:pPr>
        <w:pStyle w:val="ListParagraph"/>
        <w:numPr>
          <w:ilvl w:val="0"/>
          <w:numId w:val="43"/>
        </w:numPr>
        <w:spacing w:before="6"/>
        <w:rPr>
          <w:ins w:id="72" w:author="Quang Nhat Nguyen" w:date="2017-10-05T08:42:00Z"/>
          <w:sz w:val="24"/>
        </w:rPr>
        <w:pPrChange w:id="73" w:author="Quang Nhat Nguyen" w:date="2017-10-05T08:41:00Z">
          <w:pPr>
            <w:spacing w:before="6"/>
            <w:ind w:left="3234"/>
          </w:pPr>
        </w:pPrChange>
      </w:pPr>
      <w:ins w:id="74" w:author="Quang Nhat Nguyen" w:date="2017-10-05T08:41:00Z">
        <w:r>
          <w:rPr>
            <w:sz w:val="24"/>
          </w:rPr>
          <w:t>Usecase (uc) “Thêm vào giỏ hàng” thuộc vào uc “Quản lý giỏ hàng” (vì vậy, không nên xuất hiện trong sơ đồ usecase tổng quan; mà xuất hiện trong sơ đồ usecase phân rã của chức năng Quản lý giỏ hàng).</w:t>
        </w:r>
      </w:ins>
      <w:ins w:id="75" w:author="Quang Nhat Nguyen" w:date="2017-10-05T08:51:00Z">
        <w:r w:rsidR="002D3C2A">
          <w:rPr>
            <w:sz w:val="24"/>
          </w:rPr>
          <w:t xml:space="preserve"> Hãy bỏ đi (khỏi sơ đồ uc tổng quan này), và có thể trình bày trong sơ đồ uc phân rã.</w:t>
        </w:r>
      </w:ins>
      <w:ins w:id="76" w:author="Quang Nhat Nguyen" w:date="2017-10-05T08:56:00Z">
        <w:r w:rsidR="00EE6F44">
          <w:rPr>
            <w:sz w:val="24"/>
          </w:rPr>
          <w:t xml:space="preserve"> Lưu ý: Quản lý giỏ hàng có các chức năng: </w:t>
        </w:r>
      </w:ins>
      <w:ins w:id="77" w:author="Quang Nhat Nguyen" w:date="2017-10-05T08:58:00Z">
        <w:r w:rsidR="00EE6F44">
          <w:rPr>
            <w:sz w:val="24"/>
          </w:rPr>
          <w:t xml:space="preserve">Xem giỏ hàng, </w:t>
        </w:r>
      </w:ins>
      <w:proofErr w:type="gramStart"/>
      <w:ins w:id="78" w:author="Quang Nhat Nguyen" w:date="2017-10-05T08:56:00Z">
        <w:r w:rsidR="00EE6F44">
          <w:rPr>
            <w:sz w:val="24"/>
          </w:rPr>
          <w:t>Thêm</w:t>
        </w:r>
        <w:proofErr w:type="gramEnd"/>
        <w:r w:rsidR="00EE6F44">
          <w:rPr>
            <w:sz w:val="24"/>
          </w:rPr>
          <w:t xml:space="preserve"> sản phẩm, Thay đổi số lượng, và Loại bỏ sản phẩm.</w:t>
        </w:r>
      </w:ins>
    </w:p>
    <w:p w:rsidR="00152D56" w:rsidRDefault="00152D56" w:rsidP="00304538">
      <w:pPr>
        <w:pStyle w:val="ListParagraph"/>
        <w:numPr>
          <w:ilvl w:val="0"/>
          <w:numId w:val="43"/>
        </w:numPr>
        <w:spacing w:before="6"/>
        <w:rPr>
          <w:ins w:id="79" w:author="Quang Nhat Nguyen" w:date="2017-10-05T08:44:00Z"/>
          <w:sz w:val="24"/>
        </w:rPr>
        <w:pPrChange w:id="80" w:author="Quang Nhat Nguyen" w:date="2017-10-05T08:41:00Z">
          <w:pPr>
            <w:spacing w:before="6"/>
            <w:ind w:left="3234"/>
          </w:pPr>
        </w:pPrChange>
      </w:pPr>
      <w:ins w:id="81" w:author="Quang Nhat Nguyen" w:date="2017-10-05T08:42:00Z">
        <w:r>
          <w:rPr>
            <w:sz w:val="24"/>
          </w:rPr>
          <w:t xml:space="preserve">Không có tác nhân “Nhà cung cấp” được trình bày ở các mục trên. Nên, hãy bỏ đi! Và chuyển uc </w:t>
        </w:r>
      </w:ins>
      <w:ins w:id="82" w:author="Quang Nhat Nguyen" w:date="2017-10-05T08:43:00Z">
        <w:r>
          <w:rPr>
            <w:sz w:val="24"/>
          </w:rPr>
          <w:t>“Đăng ký bán hàng” gắn với tác nhân Khách. Còn uc “Đăng nhập bán hàng</w:t>
        </w:r>
      </w:ins>
      <w:ins w:id="83" w:author="Quang Nhat Nguyen" w:date="2017-10-05T08:44:00Z">
        <w:r>
          <w:rPr>
            <w:sz w:val="24"/>
          </w:rPr>
          <w:t xml:space="preserve">” thì bỏ đi (vì chính là uc Đăng nhập thành </w:t>
        </w:r>
        <w:proofErr w:type="gramStart"/>
        <w:r>
          <w:rPr>
            <w:sz w:val="24"/>
          </w:rPr>
          <w:t>viên  -</w:t>
        </w:r>
        <w:proofErr w:type="gramEnd"/>
        <w:r>
          <w:rPr>
            <w:sz w:val="24"/>
          </w:rPr>
          <w:t xml:space="preserve"> khi Khách đăng nhập thành công, thì hệ thống sẽ tự động gán vai trò tương ứng!).</w:t>
        </w:r>
      </w:ins>
    </w:p>
    <w:p w:rsidR="00152D56" w:rsidRDefault="000E7F21" w:rsidP="00304538">
      <w:pPr>
        <w:pStyle w:val="ListParagraph"/>
        <w:numPr>
          <w:ilvl w:val="0"/>
          <w:numId w:val="43"/>
        </w:numPr>
        <w:spacing w:before="6"/>
        <w:rPr>
          <w:ins w:id="84" w:author="Quang Nhat Nguyen" w:date="2017-10-05T08:47:00Z"/>
          <w:sz w:val="24"/>
        </w:rPr>
        <w:pPrChange w:id="85" w:author="Quang Nhat Nguyen" w:date="2017-10-05T08:41:00Z">
          <w:pPr>
            <w:spacing w:before="6"/>
            <w:ind w:left="3234"/>
          </w:pPr>
        </w:pPrChange>
      </w:pPr>
      <w:ins w:id="86" w:author="Quang Nhat Nguyen" w:date="2017-10-05T08:45:00Z">
        <w:r>
          <w:rPr>
            <w:sz w:val="24"/>
          </w:rPr>
          <w:t>Đổi tên uc “Thống kê” thành “Thống kê mua bán của cửa hàng”</w:t>
        </w:r>
      </w:ins>
      <w:ins w:id="87" w:author="Quang Nhat Nguyen" w:date="2017-10-05T08:47:00Z">
        <w:r>
          <w:rPr>
            <w:sz w:val="24"/>
          </w:rPr>
          <w:t>.</w:t>
        </w:r>
      </w:ins>
    </w:p>
    <w:p w:rsidR="000E7F21" w:rsidRDefault="000E7F21" w:rsidP="00304538">
      <w:pPr>
        <w:pStyle w:val="ListParagraph"/>
        <w:numPr>
          <w:ilvl w:val="0"/>
          <w:numId w:val="43"/>
        </w:numPr>
        <w:spacing w:before="6"/>
        <w:rPr>
          <w:ins w:id="88" w:author="Quang Nhat Nguyen" w:date="2017-10-05T08:47:00Z"/>
          <w:sz w:val="24"/>
        </w:rPr>
        <w:pPrChange w:id="89" w:author="Quang Nhat Nguyen" w:date="2017-10-05T08:41:00Z">
          <w:pPr>
            <w:spacing w:before="6"/>
            <w:ind w:left="3234"/>
          </w:pPr>
        </w:pPrChange>
      </w:pPr>
      <w:ins w:id="90" w:author="Quang Nhat Nguyen" w:date="2017-10-05T08:47:00Z">
        <w:r>
          <w:rPr>
            <w:sz w:val="24"/>
          </w:rPr>
          <w:t>Đổi tên uc “Đăng nhập thành viên” thành “Đăng nhập”.</w:t>
        </w:r>
      </w:ins>
    </w:p>
    <w:p w:rsidR="000E7F21" w:rsidRDefault="000E7F21" w:rsidP="00304538">
      <w:pPr>
        <w:pStyle w:val="ListParagraph"/>
        <w:numPr>
          <w:ilvl w:val="0"/>
          <w:numId w:val="43"/>
        </w:numPr>
        <w:spacing w:before="6"/>
        <w:rPr>
          <w:ins w:id="91" w:author="Quang Nhat Nguyen" w:date="2017-10-05T08:49:00Z"/>
          <w:sz w:val="24"/>
        </w:rPr>
        <w:pPrChange w:id="92" w:author="Quang Nhat Nguyen" w:date="2017-10-05T08:41:00Z">
          <w:pPr>
            <w:spacing w:before="6"/>
            <w:ind w:left="3234"/>
          </w:pPr>
        </w:pPrChange>
      </w:pPr>
      <w:ins w:id="93" w:author="Quang Nhat Nguyen" w:date="2017-10-05T08:47:00Z">
        <w:r>
          <w:rPr>
            <w:sz w:val="24"/>
          </w:rPr>
          <w:t xml:space="preserve">Đổi tên uc “Đăng ký tài khoản khách hàng” thành </w:t>
        </w:r>
      </w:ins>
      <w:ins w:id="94" w:author="Quang Nhat Nguyen" w:date="2017-10-05T08:48:00Z">
        <w:r>
          <w:rPr>
            <w:sz w:val="24"/>
          </w:rPr>
          <w:t>“Đăng ký tài khoản” (cho cả Quản lý bán hàng</w:t>
        </w:r>
      </w:ins>
      <w:ins w:id="95" w:author="Quang Nhat Nguyen" w:date="2017-10-05T08:49:00Z">
        <w:r w:rsidR="00085963">
          <w:rPr>
            <w:sz w:val="24"/>
          </w:rPr>
          <w:t>, Quản lý cửa hàng,</w:t>
        </w:r>
      </w:ins>
      <w:ins w:id="96" w:author="Quang Nhat Nguyen" w:date="2017-10-05T08:48:00Z">
        <w:r>
          <w:rPr>
            <w:sz w:val="24"/>
          </w:rPr>
          <w:t xml:space="preserve"> và Khách hàng).</w:t>
        </w:r>
      </w:ins>
    </w:p>
    <w:p w:rsidR="00085963" w:rsidRDefault="00085963" w:rsidP="00304538">
      <w:pPr>
        <w:pStyle w:val="ListParagraph"/>
        <w:numPr>
          <w:ilvl w:val="0"/>
          <w:numId w:val="43"/>
        </w:numPr>
        <w:spacing w:before="6"/>
        <w:rPr>
          <w:ins w:id="97" w:author="Quang Nhat Nguyen" w:date="2017-10-05T08:52:00Z"/>
          <w:sz w:val="24"/>
        </w:rPr>
        <w:pPrChange w:id="98" w:author="Quang Nhat Nguyen" w:date="2017-10-05T08:41:00Z">
          <w:pPr>
            <w:spacing w:before="6"/>
            <w:ind w:left="3234"/>
          </w:pPr>
        </w:pPrChange>
      </w:pPr>
      <w:ins w:id="99" w:author="Quang Nhat Nguyen" w:date="2017-10-05T08:49:00Z">
        <w:r>
          <w:rPr>
            <w:sz w:val="24"/>
          </w:rPr>
          <w:t xml:space="preserve">Bỏ đi quan hệ include giữa “Tìm kiếm cửa hàng” </w:t>
        </w:r>
        <w:proofErr w:type="gramStart"/>
        <w:r>
          <w:rPr>
            <w:sz w:val="24"/>
          </w:rPr>
          <w:t xml:space="preserve">và </w:t>
        </w:r>
      </w:ins>
      <w:ins w:id="100" w:author="Quang Nhat Nguyen" w:date="2017-10-05T08:50:00Z">
        <w:r>
          <w:rPr>
            <w:sz w:val="24"/>
          </w:rPr>
          <w:t xml:space="preserve"> “</w:t>
        </w:r>
        <w:proofErr w:type="gramEnd"/>
        <w:r>
          <w:rPr>
            <w:sz w:val="24"/>
          </w:rPr>
          <w:t>Xem sản phẩm”. Đúng ra thì đây là quan hệ extend (sau khi xem sản phẩm quan tâm, anh ta được hỗ trợ chức năng tìm kiếm cửa hàng bán sản phẩm đó; hoặc anh ta có thể sử dụng trực tiếp chức năng Tìm kiếm cửa hàng).</w:t>
        </w:r>
      </w:ins>
    </w:p>
    <w:p w:rsidR="003B72E6" w:rsidRDefault="003B72E6" w:rsidP="00304538">
      <w:pPr>
        <w:pStyle w:val="ListParagraph"/>
        <w:numPr>
          <w:ilvl w:val="0"/>
          <w:numId w:val="43"/>
        </w:numPr>
        <w:spacing w:before="6"/>
        <w:rPr>
          <w:ins w:id="101" w:author="Quang Nhat Nguyen" w:date="2017-10-05T08:53:00Z"/>
          <w:sz w:val="24"/>
        </w:rPr>
        <w:pPrChange w:id="102" w:author="Quang Nhat Nguyen" w:date="2017-10-05T08:41:00Z">
          <w:pPr>
            <w:spacing w:before="6"/>
            <w:ind w:left="3234"/>
          </w:pPr>
        </w:pPrChange>
      </w:pPr>
      <w:ins w:id="103" w:author="Quang Nhat Nguyen" w:date="2017-10-05T08:52:00Z">
        <w:r>
          <w:rPr>
            <w:sz w:val="24"/>
          </w:rPr>
          <w:t>SAI: Quan hệ include giữa uc Đánh giá và Xem sản phẩm. Chính xác là quan hệ extend.</w:t>
        </w:r>
      </w:ins>
    </w:p>
    <w:p w:rsidR="00EE6F44" w:rsidRDefault="00EE6F44" w:rsidP="00304538">
      <w:pPr>
        <w:pStyle w:val="ListParagraph"/>
        <w:numPr>
          <w:ilvl w:val="0"/>
          <w:numId w:val="43"/>
        </w:numPr>
        <w:spacing w:before="6"/>
        <w:rPr>
          <w:ins w:id="104" w:author="Quang Nhat Nguyen" w:date="2017-10-05T08:54:00Z"/>
          <w:sz w:val="24"/>
        </w:rPr>
        <w:pPrChange w:id="105" w:author="Quang Nhat Nguyen" w:date="2017-10-05T08:41:00Z">
          <w:pPr>
            <w:spacing w:before="6"/>
            <w:ind w:left="3234"/>
          </w:pPr>
        </w:pPrChange>
      </w:pPr>
      <w:ins w:id="106" w:author="Quang Nhat Nguyen" w:date="2017-10-05T08:53:00Z">
        <w:r>
          <w:rPr>
            <w:sz w:val="24"/>
          </w:rPr>
          <w:t>Đổi tên uc “Thanh toán</w:t>
        </w:r>
      </w:ins>
      <w:ins w:id="107" w:author="Quang Nhat Nguyen" w:date="2017-10-05T08:54:00Z">
        <w:r>
          <w:rPr>
            <w:sz w:val="24"/>
          </w:rPr>
          <w:t>” thành “Đặt hàng”. (Hệ thống không hỗ trợ bước thanh toán.)</w:t>
        </w:r>
      </w:ins>
    </w:p>
    <w:p w:rsidR="00EE6F44" w:rsidRDefault="00EE6F44" w:rsidP="00304538">
      <w:pPr>
        <w:pStyle w:val="ListParagraph"/>
        <w:numPr>
          <w:ilvl w:val="0"/>
          <w:numId w:val="43"/>
        </w:numPr>
        <w:spacing w:before="6"/>
        <w:rPr>
          <w:ins w:id="108" w:author="Quang Nhat Nguyen" w:date="2017-10-05T08:57:00Z"/>
          <w:sz w:val="24"/>
        </w:rPr>
        <w:pPrChange w:id="109" w:author="Quang Nhat Nguyen" w:date="2017-10-05T08:41:00Z">
          <w:pPr>
            <w:spacing w:before="6"/>
            <w:ind w:left="3234"/>
          </w:pPr>
        </w:pPrChange>
      </w:pPr>
      <w:ins w:id="110" w:author="Quang Nhat Nguyen" w:date="2017-10-05T08:54:00Z">
        <w:r>
          <w:rPr>
            <w:sz w:val="24"/>
          </w:rPr>
          <w:t xml:space="preserve">Đổi tên uc “Xem sản phẩm ưa thích” </w:t>
        </w:r>
      </w:ins>
      <w:ins w:id="111" w:author="Quang Nhat Nguyen" w:date="2017-10-05T08:55:00Z">
        <w:r>
          <w:rPr>
            <w:sz w:val="24"/>
          </w:rPr>
          <w:t>thành “Quản lý sản phẩm yêu thích</w:t>
        </w:r>
        <w:proofErr w:type="gramStart"/>
        <w:r>
          <w:rPr>
            <w:sz w:val="24"/>
          </w:rPr>
          <w:t xml:space="preserve">” </w:t>
        </w:r>
      </w:ins>
      <w:ins w:id="112" w:author="Quang Nhat Nguyen" w:date="2017-10-05T08:57:00Z">
        <w:r>
          <w:rPr>
            <w:sz w:val="24"/>
          </w:rPr>
          <w:t>.</w:t>
        </w:r>
        <w:proofErr w:type="gramEnd"/>
      </w:ins>
    </w:p>
    <w:p w:rsidR="00EE6F44" w:rsidRDefault="00EE6F44" w:rsidP="00304538">
      <w:pPr>
        <w:pStyle w:val="ListParagraph"/>
        <w:numPr>
          <w:ilvl w:val="0"/>
          <w:numId w:val="43"/>
        </w:numPr>
        <w:spacing w:before="6"/>
        <w:rPr>
          <w:ins w:id="113" w:author="Quang Nhat Nguyen" w:date="2017-10-05T08:58:00Z"/>
          <w:sz w:val="24"/>
        </w:rPr>
        <w:pPrChange w:id="114" w:author="Quang Nhat Nguyen" w:date="2017-10-05T08:41:00Z">
          <w:pPr>
            <w:spacing w:before="6"/>
            <w:ind w:left="3234"/>
          </w:pPr>
        </w:pPrChange>
      </w:pPr>
      <w:ins w:id="115" w:author="Quang Nhat Nguyen" w:date="2017-10-05T08:57:00Z">
        <w:r>
          <w:rPr>
            <w:sz w:val="24"/>
          </w:rPr>
          <w:t xml:space="preserve">Usecase (uc) “Thêm </w:t>
        </w:r>
        <w:r>
          <w:rPr>
            <w:sz w:val="24"/>
          </w:rPr>
          <w:t>vào yêu thích</w:t>
        </w:r>
        <w:r>
          <w:rPr>
            <w:sz w:val="24"/>
          </w:rPr>
          <w:t xml:space="preserve">” thuộc vào uc “Quản lý </w:t>
        </w:r>
        <w:r>
          <w:rPr>
            <w:sz w:val="24"/>
          </w:rPr>
          <w:t>sản phẩm yêu thích</w:t>
        </w:r>
        <w:r>
          <w:rPr>
            <w:sz w:val="24"/>
          </w:rPr>
          <w:t xml:space="preserve">” (vì vậy, không nên xuất hiện trong sơ đồ usecase tổng quan; mà xuất hiện trong sơ đồ usecase phân rã của chức năng Quản lý </w:t>
        </w:r>
        <w:r>
          <w:rPr>
            <w:sz w:val="24"/>
          </w:rPr>
          <w:t>sản phẩm yêu thích</w:t>
        </w:r>
        <w:r>
          <w:rPr>
            <w:sz w:val="24"/>
          </w:rPr>
          <w:t>). Hãy bỏ đi (khỏi sơ đồ uc tổng quan này), và có thể trình bày trong sơ đồ uc phân rã. Lưu ý:</w:t>
        </w:r>
        <w:r>
          <w:rPr>
            <w:sz w:val="24"/>
          </w:rPr>
          <w:t xml:space="preserve"> Quản lý sản phẩm yêu thích gồm các chức năng con (phân rã): </w:t>
        </w:r>
      </w:ins>
      <w:ins w:id="116" w:author="Quang Nhat Nguyen" w:date="2017-10-05T08:58:00Z">
        <w:r>
          <w:rPr>
            <w:sz w:val="24"/>
          </w:rPr>
          <w:t xml:space="preserve">Xem danh sách sản phẩm yêu thích, </w:t>
        </w:r>
      </w:ins>
      <w:ins w:id="117" w:author="Quang Nhat Nguyen" w:date="2017-10-05T08:57:00Z">
        <w:r>
          <w:rPr>
            <w:sz w:val="24"/>
          </w:rPr>
          <w:t xml:space="preserve">Thêm, </w:t>
        </w:r>
      </w:ins>
      <w:ins w:id="118" w:author="Quang Nhat Nguyen" w:date="2017-10-05T08:58:00Z">
        <w:r>
          <w:rPr>
            <w:sz w:val="24"/>
          </w:rPr>
          <w:t>Loại bỏ.</w:t>
        </w:r>
      </w:ins>
    </w:p>
    <w:p w:rsidR="00EE6F44" w:rsidRDefault="00573B08" w:rsidP="00304538">
      <w:pPr>
        <w:pStyle w:val="ListParagraph"/>
        <w:numPr>
          <w:ilvl w:val="0"/>
          <w:numId w:val="43"/>
        </w:numPr>
        <w:spacing w:before="6"/>
        <w:rPr>
          <w:ins w:id="119" w:author="Quang Nhat Nguyen" w:date="2017-10-05T09:01:00Z"/>
          <w:sz w:val="24"/>
        </w:rPr>
        <w:pPrChange w:id="120" w:author="Quang Nhat Nguyen" w:date="2017-10-05T08:41:00Z">
          <w:pPr>
            <w:spacing w:before="6"/>
            <w:ind w:left="3234"/>
          </w:pPr>
        </w:pPrChange>
      </w:pPr>
      <w:ins w:id="121" w:author="Quang Nhat Nguyen" w:date="2017-10-05T09:00:00Z">
        <w:r>
          <w:rPr>
            <w:sz w:val="24"/>
          </w:rPr>
          <w:t>Đổi tên uc “Quản lý danh mục sản phẩm” thành “Quản lý loại sản phẩm”.</w:t>
        </w:r>
      </w:ins>
    </w:p>
    <w:p w:rsidR="001211F6" w:rsidRDefault="001211F6" w:rsidP="001211F6">
      <w:pPr>
        <w:pStyle w:val="ListParagraph"/>
        <w:numPr>
          <w:ilvl w:val="0"/>
          <w:numId w:val="43"/>
        </w:numPr>
        <w:spacing w:before="6"/>
        <w:rPr>
          <w:ins w:id="122" w:author="Quang Nhat Nguyen" w:date="2017-10-05T09:01:00Z"/>
          <w:sz w:val="24"/>
        </w:rPr>
        <w:pPrChange w:id="123" w:author="Quang Nhat Nguyen" w:date="2017-10-05T08:41:00Z">
          <w:pPr>
            <w:spacing w:before="6"/>
            <w:ind w:left="3234"/>
          </w:pPr>
        </w:pPrChange>
      </w:pPr>
      <w:ins w:id="124" w:author="Quang Nhat Nguyen" w:date="2017-10-05T09:01:00Z">
        <w:r>
          <w:rPr>
            <w:sz w:val="24"/>
          </w:rPr>
          <w:t>Không thấy thể hiện chức năng “</w:t>
        </w:r>
        <w:r w:rsidRPr="001211F6">
          <w:rPr>
            <w:sz w:val="24"/>
          </w:rPr>
          <w:t>thay đổi banner quảng cáo trong từng khoảng thời gian</w:t>
        </w:r>
        <w:r>
          <w:rPr>
            <w:sz w:val="24"/>
          </w:rPr>
          <w:t>” của Quản lý bán hàng (được nêu trong mục 1.3.1)?!</w:t>
        </w:r>
      </w:ins>
    </w:p>
    <w:p w:rsidR="001211F6" w:rsidRDefault="001211F6" w:rsidP="001211F6">
      <w:pPr>
        <w:pStyle w:val="ListParagraph"/>
        <w:numPr>
          <w:ilvl w:val="0"/>
          <w:numId w:val="43"/>
        </w:numPr>
        <w:spacing w:before="6"/>
        <w:rPr>
          <w:ins w:id="125" w:author="Quang Nhat Nguyen" w:date="2017-10-05T09:02:00Z"/>
          <w:sz w:val="24"/>
        </w:rPr>
        <w:pPrChange w:id="126" w:author="Quang Nhat Nguyen" w:date="2017-10-05T08:41:00Z">
          <w:pPr>
            <w:spacing w:before="6"/>
            <w:ind w:left="3234"/>
          </w:pPr>
        </w:pPrChange>
      </w:pPr>
      <w:ins w:id="127" w:author="Quang Nhat Nguyen" w:date="2017-10-05T09:02:00Z">
        <w:r>
          <w:rPr>
            <w:sz w:val="24"/>
          </w:rPr>
          <w:t>Trong mục 1.3.1, có nêu là chức năng “</w:t>
        </w:r>
        <w:r w:rsidRPr="001211F6">
          <w:rPr>
            <w:sz w:val="24"/>
          </w:rPr>
          <w:t>nhận gợi ý sản phẩm</w:t>
        </w:r>
        <w:r>
          <w:rPr>
            <w:sz w:val="24"/>
          </w:rPr>
          <w:t>” dành cho Khách. Nhưng trong sơ đồ uc ở trên, thì chức năng này chỉ dành cho Khách hàng. Kiểm tra lại sự không thống nhất này!!</w:t>
        </w:r>
      </w:ins>
    </w:p>
    <w:p w:rsidR="00F07EDE" w:rsidRDefault="00F07EDE" w:rsidP="001211F6">
      <w:pPr>
        <w:pStyle w:val="ListParagraph"/>
        <w:numPr>
          <w:ilvl w:val="0"/>
          <w:numId w:val="43"/>
        </w:numPr>
        <w:spacing w:before="6"/>
        <w:rPr>
          <w:ins w:id="128" w:author="Quang Nhat Nguyen" w:date="2017-10-05T09:03:00Z"/>
          <w:sz w:val="24"/>
        </w:rPr>
        <w:pPrChange w:id="129" w:author="Quang Nhat Nguyen" w:date="2017-10-05T08:41:00Z">
          <w:pPr>
            <w:spacing w:before="6"/>
            <w:ind w:left="3234"/>
          </w:pPr>
        </w:pPrChange>
      </w:pPr>
      <w:ins w:id="130" w:author="Quang Nhat Nguyen" w:date="2017-10-05T09:03:00Z">
        <w:r>
          <w:rPr>
            <w:sz w:val="24"/>
          </w:rPr>
          <w:t>UC “Quản lý tài khoản” phải gắn với cả 3 tác nhân: Khách hàng, Quản lý bán hàng, Quản lý cửa hàng.</w:t>
        </w:r>
      </w:ins>
    </w:p>
    <w:p w:rsidR="00F07EDE" w:rsidRDefault="007E3E94" w:rsidP="007E3E94">
      <w:pPr>
        <w:pStyle w:val="ListParagraph"/>
        <w:numPr>
          <w:ilvl w:val="0"/>
          <w:numId w:val="43"/>
        </w:numPr>
        <w:spacing w:before="6"/>
        <w:rPr>
          <w:ins w:id="131" w:author="Quang Nhat Nguyen" w:date="2017-10-05T09:07:00Z"/>
          <w:sz w:val="24"/>
        </w:rPr>
        <w:pPrChange w:id="132" w:author="Quang Nhat Nguyen" w:date="2017-10-05T08:41:00Z">
          <w:pPr>
            <w:spacing w:before="6"/>
            <w:ind w:left="3234"/>
          </w:pPr>
        </w:pPrChange>
      </w:pPr>
      <w:ins w:id="133" w:author="Quang Nhat Nguyen" w:date="2017-10-05T09:04:00Z">
        <w:r>
          <w:rPr>
            <w:sz w:val="24"/>
          </w:rPr>
          <w:t>Trong mục 1.3.1, có nêu là chức năng “</w:t>
        </w:r>
        <w:r w:rsidRPr="007E3E94">
          <w:rPr>
            <w:sz w:val="24"/>
          </w:rPr>
          <w:t>gửi phản hồi sản phầm</w:t>
        </w:r>
        <w:r>
          <w:rPr>
            <w:sz w:val="24"/>
          </w:rPr>
          <w:t>” dành cho Khách hàng. Nhưng không thấy trong sơ đồ uc ở trên (?!). Hãy update!</w:t>
        </w:r>
      </w:ins>
    </w:p>
    <w:p w:rsidR="00707BE9" w:rsidRPr="009227F0" w:rsidRDefault="00461421" w:rsidP="00461421">
      <w:pPr>
        <w:pStyle w:val="ListParagraph"/>
        <w:numPr>
          <w:ilvl w:val="0"/>
          <w:numId w:val="43"/>
        </w:numPr>
        <w:spacing w:before="6"/>
        <w:rPr>
          <w:sz w:val="24"/>
          <w:rPrChange w:id="134" w:author="Quang Nhat Nguyen" w:date="2017-10-05T09:07:00Z">
            <w:rPr/>
          </w:rPrChange>
        </w:rPr>
        <w:pPrChange w:id="135" w:author="Quang Nhat Nguyen" w:date="2017-10-05T08:41:00Z">
          <w:pPr>
            <w:spacing w:before="6"/>
            <w:ind w:left="3234"/>
          </w:pPr>
        </w:pPrChange>
      </w:pPr>
      <w:ins w:id="136" w:author="Quang Nhat Nguyen" w:date="2017-10-05T09:07:00Z">
        <w:r w:rsidRPr="009227F0">
          <w:rPr>
            <w:sz w:val="24"/>
          </w:rPr>
          <w:t xml:space="preserve">Trong mục 1.3.1 có nêu </w:t>
        </w:r>
        <w:r w:rsidR="00707BE9" w:rsidRPr="006039F5">
          <w:rPr>
            <w:sz w:val="24"/>
          </w:rPr>
          <w:t>c</w:t>
        </w:r>
        <w:r w:rsidR="00707BE9" w:rsidRPr="00570493">
          <w:rPr>
            <w:sz w:val="24"/>
          </w:rPr>
          <w:t xml:space="preserve">ác </w:t>
        </w:r>
        <w:r w:rsidRPr="00570493">
          <w:rPr>
            <w:sz w:val="24"/>
          </w:rPr>
          <w:t>chức năng “tạo lập chương trình khuyến mãi”</w:t>
        </w:r>
        <w:r w:rsidR="00707BE9" w:rsidRPr="00570493">
          <w:rPr>
            <w:sz w:val="24"/>
          </w:rPr>
          <w:t>, “theo dõi thông tin đổi trả, bảo hành”</w:t>
        </w:r>
        <w:r w:rsidRPr="00570493">
          <w:rPr>
            <w:sz w:val="24"/>
          </w:rPr>
          <w:t>. Tôi không thấy thể hiện trong sơ đồ uc ở trên?!</w:t>
        </w:r>
        <w:r w:rsidR="00707BE9" w:rsidRPr="00570493">
          <w:rPr>
            <w:sz w:val="24"/>
          </w:rPr>
          <w:t xml:space="preserve"> Hãy update!</w:t>
        </w:r>
      </w:ins>
    </w:p>
    <w:p w:rsidR="00D3778D" w:rsidRDefault="00D3778D">
      <w:pPr>
        <w:rPr>
          <w:ins w:id="137" w:author="Quang Nhat Nguyen" w:date="2017-10-05T08:47:00Z"/>
          <w:sz w:val="24"/>
        </w:rPr>
      </w:pPr>
    </w:p>
    <w:p w:rsidR="000E7F21" w:rsidRDefault="000E7F21">
      <w:pPr>
        <w:rPr>
          <w:sz w:val="24"/>
        </w:rPr>
        <w:sectPr w:rsidR="000E7F21">
          <w:pgSz w:w="12240" w:h="15840"/>
          <w:pgMar w:top="1060" w:right="0" w:bottom="1300" w:left="1420" w:header="0" w:footer="1074" w:gutter="0"/>
          <w:cols w:space="720"/>
        </w:sectPr>
      </w:pPr>
    </w:p>
    <w:p w:rsidR="00D3778D" w:rsidRDefault="00D04AD5" w:rsidP="00DA5E24">
      <w:pPr>
        <w:pStyle w:val="ListParagraph"/>
        <w:numPr>
          <w:ilvl w:val="1"/>
          <w:numId w:val="14"/>
        </w:numPr>
        <w:tabs>
          <w:tab w:val="left" w:pos="1002"/>
        </w:tabs>
        <w:spacing w:before="65"/>
        <w:rPr>
          <w:sz w:val="28"/>
        </w:rPr>
      </w:pPr>
      <w:r>
        <w:rPr>
          <w:sz w:val="28"/>
        </w:rPr>
        <w:lastRenderedPageBreak/>
        <w:t>Đặc tả use case ‘đăng</w:t>
      </w:r>
      <w:r>
        <w:rPr>
          <w:spacing w:val="-4"/>
          <w:sz w:val="28"/>
        </w:rPr>
        <w:t xml:space="preserve"> </w:t>
      </w:r>
      <w:r>
        <w:rPr>
          <w:sz w:val="28"/>
        </w:rPr>
        <w:t>nhập</w:t>
      </w:r>
      <w:r w:rsidR="00470005">
        <w:rPr>
          <w:sz w:val="28"/>
        </w:rPr>
        <w:t xml:space="preserve"> </w:t>
      </w:r>
      <w:r w:rsidR="00015BB0">
        <w:rPr>
          <w:sz w:val="28"/>
        </w:rPr>
        <w:t>t</w:t>
      </w:r>
      <w:r w:rsidR="00470005">
        <w:rPr>
          <w:sz w:val="28"/>
        </w:rPr>
        <w:t>hành viên</w:t>
      </w:r>
      <w:r>
        <w:rPr>
          <w:sz w:val="28"/>
        </w:rPr>
        <w:t>’</w:t>
      </w:r>
    </w:p>
    <w:p w:rsidR="00D3778D" w:rsidRDefault="00D04AD5">
      <w:pPr>
        <w:spacing w:before="251"/>
        <w:ind w:left="282"/>
        <w:rPr>
          <w:sz w:val="24"/>
        </w:rPr>
      </w:pPr>
      <w:bookmarkStart w:id="138" w:name="_bookmark14"/>
      <w:bookmarkStart w:id="139" w:name="OLE_LINK21"/>
      <w:bookmarkStart w:id="140" w:name="OLE_LINK22"/>
      <w:bookmarkEnd w:id="138"/>
      <w:r>
        <w:rPr>
          <w:b/>
          <w:spacing w:val="2"/>
          <w:sz w:val="24"/>
        </w:rPr>
        <w:t xml:space="preserve">Bảng 2.1 </w:t>
      </w:r>
      <w:r>
        <w:rPr>
          <w:spacing w:val="2"/>
          <w:sz w:val="24"/>
        </w:rPr>
        <w:t>Đặc tả use case đăng</w:t>
      </w:r>
      <w:r>
        <w:rPr>
          <w:spacing w:val="60"/>
          <w:sz w:val="24"/>
        </w:rPr>
        <w:t xml:space="preserve"> </w:t>
      </w:r>
      <w:r>
        <w:rPr>
          <w:spacing w:val="3"/>
          <w:sz w:val="24"/>
        </w:rPr>
        <w:t>nhập</w:t>
      </w:r>
      <w:r w:rsidR="00063F74">
        <w:rPr>
          <w:spacing w:val="3"/>
          <w:sz w:val="24"/>
        </w:rPr>
        <w:t xml:space="preserve"> </w:t>
      </w:r>
      <w:r w:rsidR="001634F3">
        <w:rPr>
          <w:spacing w:val="3"/>
          <w:sz w:val="24"/>
        </w:rPr>
        <w:t>t</w:t>
      </w:r>
      <w:r w:rsidR="00063F74">
        <w:rPr>
          <w:spacing w:val="3"/>
          <w:sz w:val="24"/>
        </w:rPr>
        <w:t>hành viên</w:t>
      </w:r>
    </w:p>
    <w:bookmarkEnd w:id="139"/>
    <w:bookmarkEnd w:id="140"/>
    <w:p w:rsidR="00D3778D" w:rsidRDefault="00D3778D">
      <w:pPr>
        <w:pStyle w:val="BodyText"/>
        <w:spacing w:before="1"/>
        <w:rPr>
          <w:sz w:val="23"/>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3778D">
        <w:trPr>
          <w:trHeight w:val="441"/>
        </w:trPr>
        <w:tc>
          <w:tcPr>
            <w:tcW w:w="2792" w:type="dxa"/>
          </w:tcPr>
          <w:p w:rsidR="00D3778D" w:rsidRDefault="00D04AD5">
            <w:pPr>
              <w:pStyle w:val="TableParagraph"/>
              <w:ind w:right="98"/>
              <w:jc w:val="right"/>
              <w:rPr>
                <w:sz w:val="28"/>
              </w:rPr>
            </w:pPr>
            <w:commentRangeStart w:id="141"/>
            <w:r>
              <w:rPr>
                <w:sz w:val="28"/>
              </w:rPr>
              <w:t>Use case ID</w:t>
            </w:r>
            <w:commentRangeEnd w:id="141"/>
            <w:r w:rsidR="00E25811">
              <w:rPr>
                <w:rStyle w:val="CommentReference"/>
              </w:rPr>
              <w:commentReference w:id="141"/>
            </w:r>
            <w:r>
              <w:rPr>
                <w:sz w:val="28"/>
              </w:rPr>
              <w:t>:</w:t>
            </w:r>
          </w:p>
        </w:tc>
        <w:tc>
          <w:tcPr>
            <w:tcW w:w="6678" w:type="dxa"/>
          </w:tcPr>
          <w:p w:rsidR="00D3778D" w:rsidRDefault="00D04AD5">
            <w:pPr>
              <w:pStyle w:val="TableParagraph"/>
              <w:ind w:left="105"/>
              <w:rPr>
                <w:sz w:val="28"/>
              </w:rPr>
            </w:pPr>
            <w:r>
              <w:rPr>
                <w:sz w:val="28"/>
              </w:rPr>
              <w:t>UC01</w:t>
            </w:r>
          </w:p>
        </w:tc>
      </w:tr>
      <w:tr w:rsidR="00D3778D">
        <w:trPr>
          <w:trHeight w:val="441"/>
        </w:trPr>
        <w:tc>
          <w:tcPr>
            <w:tcW w:w="2792" w:type="dxa"/>
          </w:tcPr>
          <w:p w:rsidR="00D3778D" w:rsidRDefault="00D04AD5">
            <w:pPr>
              <w:pStyle w:val="TableParagraph"/>
              <w:ind w:right="103"/>
              <w:jc w:val="right"/>
              <w:rPr>
                <w:sz w:val="28"/>
              </w:rPr>
            </w:pPr>
            <w:r>
              <w:rPr>
                <w:sz w:val="28"/>
              </w:rPr>
              <w:t>Use case Name:</w:t>
            </w:r>
          </w:p>
        </w:tc>
        <w:tc>
          <w:tcPr>
            <w:tcW w:w="6678" w:type="dxa"/>
          </w:tcPr>
          <w:p w:rsidR="00D3778D" w:rsidRPr="00C36818" w:rsidRDefault="00D04AD5">
            <w:pPr>
              <w:pStyle w:val="TableParagraph"/>
              <w:ind w:left="105"/>
              <w:rPr>
                <w:sz w:val="28"/>
                <w:lang w:val="vi-VN"/>
              </w:rPr>
            </w:pPr>
            <w:r>
              <w:rPr>
                <w:sz w:val="28"/>
              </w:rPr>
              <w:t>Đăng nhập</w:t>
            </w:r>
            <w:r w:rsidR="00C36818">
              <w:rPr>
                <w:sz w:val="28"/>
                <w:lang w:val="vi-VN"/>
              </w:rPr>
              <w:t xml:space="preserve"> thành viên</w:t>
            </w:r>
          </w:p>
        </w:tc>
      </w:tr>
      <w:tr w:rsidR="00D3778D">
        <w:trPr>
          <w:trHeight w:val="443"/>
        </w:trPr>
        <w:tc>
          <w:tcPr>
            <w:tcW w:w="2792" w:type="dxa"/>
          </w:tcPr>
          <w:p w:rsidR="00D3778D" w:rsidRDefault="00D04AD5">
            <w:pPr>
              <w:pStyle w:val="TableParagraph"/>
              <w:spacing w:line="311" w:lineRule="exact"/>
              <w:ind w:right="98"/>
              <w:jc w:val="right"/>
              <w:rPr>
                <w:sz w:val="28"/>
              </w:rPr>
            </w:pPr>
            <w:r>
              <w:rPr>
                <w:sz w:val="28"/>
              </w:rPr>
              <w:t>Actors:</w:t>
            </w:r>
          </w:p>
        </w:tc>
        <w:tc>
          <w:tcPr>
            <w:tcW w:w="6678" w:type="dxa"/>
          </w:tcPr>
          <w:p w:rsidR="00D3778D" w:rsidRDefault="00D04AD5">
            <w:pPr>
              <w:pStyle w:val="TableParagraph"/>
              <w:spacing w:line="311" w:lineRule="exact"/>
              <w:ind w:left="105"/>
              <w:rPr>
                <w:sz w:val="28"/>
              </w:rPr>
            </w:pPr>
            <w:r>
              <w:rPr>
                <w:sz w:val="28"/>
              </w:rPr>
              <w:t>Khách thăm</w:t>
            </w:r>
          </w:p>
        </w:tc>
      </w:tr>
      <w:tr w:rsidR="00D3778D">
        <w:trPr>
          <w:trHeight w:val="762"/>
        </w:trPr>
        <w:tc>
          <w:tcPr>
            <w:tcW w:w="2792" w:type="dxa"/>
          </w:tcPr>
          <w:p w:rsidR="00D3778D" w:rsidRDefault="00D04AD5">
            <w:pPr>
              <w:pStyle w:val="TableParagraph"/>
              <w:spacing w:line="240" w:lineRule="auto"/>
              <w:ind w:right="98"/>
              <w:jc w:val="right"/>
              <w:rPr>
                <w:sz w:val="28"/>
              </w:rPr>
            </w:pPr>
            <w:r>
              <w:rPr>
                <w:sz w:val="28"/>
              </w:rPr>
              <w:t>Desctiption:</w:t>
            </w:r>
          </w:p>
        </w:tc>
        <w:tc>
          <w:tcPr>
            <w:tcW w:w="6678" w:type="dxa"/>
          </w:tcPr>
          <w:p w:rsidR="00D3778D" w:rsidRDefault="00D04AD5">
            <w:pPr>
              <w:pStyle w:val="TableParagraph"/>
              <w:spacing w:before="116" w:line="322" w:lineRule="exact"/>
              <w:ind w:left="105" w:right="237"/>
              <w:rPr>
                <w:sz w:val="28"/>
              </w:rPr>
            </w:pPr>
            <w:r>
              <w:rPr>
                <w:sz w:val="28"/>
              </w:rPr>
              <w:t xml:space="preserve">Use case này cho phép tác nhân </w:t>
            </w:r>
            <w:ins w:id="142" w:author="Quang Nhat Nguyen" w:date="2017-10-05T09:09:00Z">
              <w:r w:rsidR="006039F5">
                <w:rPr>
                  <w:sz w:val="28"/>
                </w:rPr>
                <w:t xml:space="preserve">Khách </w:t>
              </w:r>
            </w:ins>
            <w:r>
              <w:rPr>
                <w:sz w:val="28"/>
              </w:rPr>
              <w:t>đăng nhập vào hệ thống để sử dụng các chức năng phù hợp với vai trò của mình</w:t>
            </w:r>
          </w:p>
        </w:tc>
      </w:tr>
      <w:tr w:rsidR="00D3778D">
        <w:trPr>
          <w:trHeight w:val="770"/>
        </w:trPr>
        <w:tc>
          <w:tcPr>
            <w:tcW w:w="2792" w:type="dxa"/>
          </w:tcPr>
          <w:p w:rsidR="00D3778D" w:rsidRDefault="00D04AD5">
            <w:pPr>
              <w:pStyle w:val="TableParagraph"/>
              <w:spacing w:line="240" w:lineRule="auto"/>
              <w:ind w:right="99"/>
              <w:jc w:val="right"/>
              <w:rPr>
                <w:sz w:val="28"/>
              </w:rPr>
            </w:pPr>
            <w:r>
              <w:rPr>
                <w:sz w:val="28"/>
              </w:rPr>
              <w:t>Trigger:</w:t>
            </w:r>
          </w:p>
        </w:tc>
        <w:tc>
          <w:tcPr>
            <w:tcW w:w="6678" w:type="dxa"/>
          </w:tcPr>
          <w:p w:rsidR="00D3778D" w:rsidRDefault="00D04AD5" w:rsidP="006039F5">
            <w:pPr>
              <w:pStyle w:val="TableParagraph"/>
              <w:tabs>
                <w:tab w:val="left" w:pos="825"/>
              </w:tabs>
              <w:spacing w:before="119" w:line="324" w:lineRule="exact"/>
              <w:ind w:left="825" w:right="593" w:hanging="360"/>
              <w:rPr>
                <w:sz w:val="28"/>
              </w:rPr>
            </w:pPr>
            <w:r>
              <w:rPr>
                <w:rFonts w:ascii="Calibri" w:hAnsi="Calibri"/>
                <w:sz w:val="28"/>
              </w:rPr>
              <w:t>-</w:t>
            </w:r>
            <w:r>
              <w:rPr>
                <w:rFonts w:ascii="Calibri" w:hAnsi="Calibri"/>
                <w:sz w:val="28"/>
              </w:rPr>
              <w:tab/>
            </w:r>
            <w:r>
              <w:rPr>
                <w:sz w:val="28"/>
              </w:rPr>
              <w:t>Người dùng nhấn nút đăng nhập</w:t>
            </w:r>
            <w:r w:rsidR="00A869AD">
              <w:rPr>
                <w:sz w:val="28"/>
                <w:lang w:val="vi-VN"/>
              </w:rPr>
              <w:t xml:space="preserve"> </w:t>
            </w:r>
            <w:del w:id="143" w:author="Quang Nhat Nguyen" w:date="2017-10-05T09:10:00Z">
              <w:r w:rsidR="00A869AD" w:rsidDel="006039F5">
                <w:rPr>
                  <w:sz w:val="28"/>
                  <w:lang w:val="vi-VN"/>
                </w:rPr>
                <w:delText>thành viên</w:delText>
              </w:r>
              <w:r w:rsidDel="006039F5">
                <w:rPr>
                  <w:sz w:val="28"/>
                </w:rPr>
                <w:delText xml:space="preserve"> </w:delText>
              </w:r>
            </w:del>
            <w:r>
              <w:rPr>
                <w:sz w:val="28"/>
              </w:rPr>
              <w:t>trên màn hình giao</w:t>
            </w:r>
            <w:r>
              <w:rPr>
                <w:spacing w:val="-4"/>
                <w:sz w:val="28"/>
              </w:rPr>
              <w:t xml:space="preserve"> </w:t>
            </w:r>
            <w:r>
              <w:rPr>
                <w:sz w:val="28"/>
              </w:rPr>
              <w:t>diện</w:t>
            </w:r>
          </w:p>
        </w:tc>
      </w:tr>
      <w:tr w:rsidR="00D3778D">
        <w:trPr>
          <w:trHeight w:val="1096"/>
        </w:trPr>
        <w:tc>
          <w:tcPr>
            <w:tcW w:w="2792" w:type="dxa"/>
          </w:tcPr>
          <w:p w:rsidR="00D3778D" w:rsidRDefault="00D04AD5">
            <w:pPr>
              <w:pStyle w:val="TableParagraph"/>
              <w:spacing w:line="240" w:lineRule="auto"/>
              <w:ind w:right="98"/>
              <w:jc w:val="right"/>
              <w:rPr>
                <w:sz w:val="28"/>
              </w:rPr>
            </w:pPr>
            <w:r>
              <w:rPr>
                <w:sz w:val="28"/>
              </w:rPr>
              <w:t>Preconditions:</w:t>
            </w:r>
          </w:p>
        </w:tc>
        <w:tc>
          <w:tcPr>
            <w:tcW w:w="6678" w:type="dxa"/>
          </w:tcPr>
          <w:p w:rsidR="00A869AD" w:rsidRPr="00A869AD" w:rsidDel="006039F5" w:rsidRDefault="00D04AD5" w:rsidP="00DA5E24">
            <w:pPr>
              <w:pStyle w:val="TableParagraph"/>
              <w:numPr>
                <w:ilvl w:val="0"/>
                <w:numId w:val="13"/>
              </w:numPr>
              <w:tabs>
                <w:tab w:val="left" w:pos="825"/>
                <w:tab w:val="left" w:pos="826"/>
              </w:tabs>
              <w:spacing w:line="334" w:lineRule="exact"/>
              <w:rPr>
                <w:del w:id="144" w:author="Quang Nhat Nguyen" w:date="2017-10-05T09:10:00Z"/>
                <w:sz w:val="28"/>
              </w:rPr>
            </w:pPr>
            <w:del w:id="145" w:author="Quang Nhat Nguyen" w:date="2017-10-05T09:10:00Z">
              <w:r w:rsidDel="006039F5">
                <w:rPr>
                  <w:sz w:val="28"/>
                </w:rPr>
                <w:delText xml:space="preserve">Người dùng phải truy nhập vào </w:delText>
              </w:r>
              <w:r w:rsidR="00A869AD" w:rsidDel="006039F5">
                <w:rPr>
                  <w:i/>
                  <w:sz w:val="28"/>
                  <w:lang w:val="vi-VN"/>
                </w:rPr>
                <w:delText>website mua hàng</w:delText>
              </w:r>
            </w:del>
          </w:p>
          <w:p w:rsidR="00D3778D" w:rsidRDefault="00D04AD5" w:rsidP="00DA5E24">
            <w:pPr>
              <w:pStyle w:val="TableParagraph"/>
              <w:numPr>
                <w:ilvl w:val="0"/>
                <w:numId w:val="13"/>
              </w:numPr>
              <w:tabs>
                <w:tab w:val="left" w:pos="825"/>
                <w:tab w:val="left" w:pos="826"/>
              </w:tabs>
              <w:spacing w:line="334" w:lineRule="exact"/>
              <w:rPr>
                <w:sz w:val="28"/>
              </w:rPr>
            </w:pPr>
            <w:r>
              <w:rPr>
                <w:sz w:val="28"/>
              </w:rPr>
              <w:t>Người dùng có tài khoản hợp</w:t>
            </w:r>
            <w:r>
              <w:rPr>
                <w:spacing w:val="-8"/>
                <w:sz w:val="28"/>
              </w:rPr>
              <w:t xml:space="preserve"> </w:t>
            </w:r>
            <w:r>
              <w:rPr>
                <w:sz w:val="28"/>
              </w:rPr>
              <w:t>lệ.</w:t>
            </w:r>
          </w:p>
        </w:tc>
      </w:tr>
      <w:tr w:rsidR="00D3778D">
        <w:trPr>
          <w:trHeight w:val="1417"/>
        </w:trPr>
        <w:tc>
          <w:tcPr>
            <w:tcW w:w="2792" w:type="dxa"/>
          </w:tcPr>
          <w:p w:rsidR="00D3778D" w:rsidRDefault="00D04AD5">
            <w:pPr>
              <w:pStyle w:val="TableParagraph"/>
              <w:spacing w:line="240" w:lineRule="auto"/>
              <w:ind w:right="99"/>
              <w:jc w:val="right"/>
              <w:rPr>
                <w:sz w:val="28"/>
              </w:rPr>
            </w:pPr>
            <w:r>
              <w:rPr>
                <w:sz w:val="28"/>
              </w:rPr>
              <w:t>Postconditions:</w:t>
            </w:r>
          </w:p>
        </w:tc>
        <w:tc>
          <w:tcPr>
            <w:tcW w:w="6678" w:type="dxa"/>
          </w:tcPr>
          <w:p w:rsidR="00D3778D" w:rsidRDefault="00D04AD5" w:rsidP="00DA5E24">
            <w:pPr>
              <w:pStyle w:val="TableParagraph"/>
              <w:numPr>
                <w:ilvl w:val="0"/>
                <w:numId w:val="12"/>
              </w:numPr>
              <w:tabs>
                <w:tab w:val="left" w:pos="825"/>
                <w:tab w:val="left" w:pos="826"/>
              </w:tabs>
              <w:spacing w:before="123" w:line="230" w:lineRule="auto"/>
              <w:ind w:right="120"/>
              <w:rPr>
                <w:sz w:val="28"/>
              </w:rPr>
            </w:pPr>
            <w:r>
              <w:rPr>
                <w:sz w:val="28"/>
              </w:rPr>
              <w:t>Hệ thống hiển thị trang chủ với tên đăng nhập của người</w:t>
            </w:r>
            <w:r>
              <w:rPr>
                <w:spacing w:val="-2"/>
                <w:sz w:val="28"/>
              </w:rPr>
              <w:t xml:space="preserve"> </w:t>
            </w:r>
            <w:r>
              <w:rPr>
                <w:sz w:val="28"/>
              </w:rPr>
              <w:t>dùng.</w:t>
            </w:r>
          </w:p>
          <w:p w:rsidR="00D3778D" w:rsidRDefault="00D04AD5" w:rsidP="006039F5">
            <w:pPr>
              <w:pStyle w:val="TableParagraph"/>
              <w:numPr>
                <w:ilvl w:val="0"/>
                <w:numId w:val="12"/>
              </w:numPr>
              <w:tabs>
                <w:tab w:val="left" w:pos="825"/>
                <w:tab w:val="left" w:pos="826"/>
              </w:tabs>
              <w:spacing w:before="7" w:line="324" w:lineRule="exact"/>
              <w:ind w:right="499"/>
              <w:rPr>
                <w:sz w:val="28"/>
              </w:rPr>
            </w:pPr>
            <w:del w:id="146" w:author="Quang Nhat Nguyen" w:date="2017-10-05T09:10:00Z">
              <w:r w:rsidDel="006039F5">
                <w:rPr>
                  <w:sz w:val="28"/>
                </w:rPr>
                <w:delText>Người dùng sử dụng được các</w:delText>
              </w:r>
            </w:del>
            <w:ins w:id="147" w:author="Quang Nhat Nguyen" w:date="2017-10-05T09:10:00Z">
              <w:r w:rsidR="006039F5">
                <w:rPr>
                  <w:sz w:val="28"/>
                </w:rPr>
                <w:t>Hệ thống cung cấp các</w:t>
              </w:r>
            </w:ins>
            <w:r>
              <w:rPr>
                <w:sz w:val="28"/>
              </w:rPr>
              <w:t xml:space="preserve"> chức năng tương ứng với vai trò của</w:t>
            </w:r>
            <w:r>
              <w:rPr>
                <w:spacing w:val="-5"/>
                <w:sz w:val="28"/>
              </w:rPr>
              <w:t xml:space="preserve"> </w:t>
            </w:r>
            <w:del w:id="148" w:author="Quang Nhat Nguyen" w:date="2017-10-05T09:10:00Z">
              <w:r w:rsidDel="006039F5">
                <w:rPr>
                  <w:sz w:val="28"/>
                </w:rPr>
                <w:delText>mình</w:delText>
              </w:r>
            </w:del>
            <w:ins w:id="149" w:author="Quang Nhat Nguyen" w:date="2017-10-05T09:10:00Z">
              <w:r w:rsidR="006039F5">
                <w:rPr>
                  <w:sz w:val="28"/>
                </w:rPr>
                <w:t>người sử dụng</w:t>
              </w:r>
            </w:ins>
            <w:r>
              <w:rPr>
                <w:sz w:val="28"/>
              </w:rPr>
              <w:t>.</w:t>
            </w:r>
          </w:p>
        </w:tc>
      </w:tr>
      <w:tr w:rsidR="00D3778D">
        <w:trPr>
          <w:trHeight w:val="2695"/>
        </w:trPr>
        <w:tc>
          <w:tcPr>
            <w:tcW w:w="2792" w:type="dxa"/>
          </w:tcPr>
          <w:p w:rsidR="00D3778D" w:rsidRDefault="00D04AD5">
            <w:pPr>
              <w:pStyle w:val="TableParagraph"/>
              <w:spacing w:line="240" w:lineRule="auto"/>
              <w:ind w:right="99"/>
              <w:jc w:val="right"/>
              <w:rPr>
                <w:sz w:val="28"/>
              </w:rPr>
            </w:pPr>
            <w:r>
              <w:rPr>
                <w:sz w:val="28"/>
              </w:rPr>
              <w:t>Normal flow:</w:t>
            </w:r>
          </w:p>
        </w:tc>
        <w:tc>
          <w:tcPr>
            <w:tcW w:w="6678" w:type="dxa"/>
          </w:tcPr>
          <w:p w:rsidR="00D3778D" w:rsidRDefault="00D04AD5" w:rsidP="00DA5E24">
            <w:pPr>
              <w:pStyle w:val="TableParagraph"/>
              <w:numPr>
                <w:ilvl w:val="0"/>
                <w:numId w:val="11"/>
              </w:numPr>
              <w:tabs>
                <w:tab w:val="left" w:pos="826"/>
              </w:tabs>
              <w:spacing w:line="240" w:lineRule="auto"/>
              <w:ind w:right="615"/>
              <w:rPr>
                <w:sz w:val="28"/>
              </w:rPr>
            </w:pPr>
            <w:r>
              <w:rPr>
                <w:sz w:val="28"/>
              </w:rPr>
              <w:t>Tác nhân chọn chức năng đăng nhập trên</w:t>
            </w:r>
            <w:r>
              <w:rPr>
                <w:spacing w:val="-23"/>
                <w:sz w:val="28"/>
              </w:rPr>
              <w:t xml:space="preserve"> </w:t>
            </w:r>
            <w:r>
              <w:rPr>
                <w:sz w:val="28"/>
              </w:rPr>
              <w:t>màn hình giao diện.</w:t>
            </w:r>
          </w:p>
          <w:p w:rsidR="00D3778D" w:rsidRDefault="00D04AD5" w:rsidP="00DA5E24">
            <w:pPr>
              <w:pStyle w:val="TableParagraph"/>
              <w:numPr>
                <w:ilvl w:val="0"/>
                <w:numId w:val="11"/>
              </w:numPr>
              <w:tabs>
                <w:tab w:val="left" w:pos="826"/>
              </w:tabs>
              <w:spacing w:before="0" w:line="321" w:lineRule="exact"/>
              <w:rPr>
                <w:sz w:val="28"/>
              </w:rPr>
            </w:pPr>
            <w:r>
              <w:rPr>
                <w:sz w:val="28"/>
              </w:rPr>
              <w:t>Hệ thống hiển thị form đăng</w:t>
            </w:r>
            <w:r>
              <w:rPr>
                <w:spacing w:val="-10"/>
                <w:sz w:val="28"/>
              </w:rPr>
              <w:t xml:space="preserve"> </w:t>
            </w:r>
            <w:r>
              <w:rPr>
                <w:sz w:val="28"/>
              </w:rPr>
              <w:t>nhập</w:t>
            </w:r>
          </w:p>
          <w:p w:rsidR="00D3778D" w:rsidRDefault="00D04AD5" w:rsidP="00DA5E24">
            <w:pPr>
              <w:pStyle w:val="TableParagraph"/>
              <w:numPr>
                <w:ilvl w:val="0"/>
                <w:numId w:val="11"/>
              </w:numPr>
              <w:tabs>
                <w:tab w:val="left" w:pos="826"/>
              </w:tabs>
              <w:spacing w:before="0" w:line="240" w:lineRule="auto"/>
              <w:rPr>
                <w:sz w:val="28"/>
              </w:rPr>
            </w:pPr>
            <w:r>
              <w:rPr>
                <w:sz w:val="28"/>
              </w:rPr>
              <w:t>Tác nhân nhập username và</w:t>
            </w:r>
            <w:r>
              <w:rPr>
                <w:spacing w:val="-8"/>
                <w:sz w:val="28"/>
              </w:rPr>
              <w:t xml:space="preserve"> </w:t>
            </w:r>
            <w:r>
              <w:rPr>
                <w:sz w:val="28"/>
              </w:rPr>
              <w:t>password.</w:t>
            </w:r>
          </w:p>
          <w:p w:rsidR="00D3778D" w:rsidRDefault="00D04AD5" w:rsidP="00DA5E24">
            <w:pPr>
              <w:pStyle w:val="TableParagraph"/>
              <w:numPr>
                <w:ilvl w:val="0"/>
                <w:numId w:val="11"/>
              </w:numPr>
              <w:tabs>
                <w:tab w:val="left" w:pos="826"/>
              </w:tabs>
              <w:spacing w:before="2" w:line="322" w:lineRule="exact"/>
              <w:rPr>
                <w:sz w:val="28"/>
              </w:rPr>
            </w:pPr>
            <w:r>
              <w:rPr>
                <w:sz w:val="28"/>
              </w:rPr>
              <w:t>Hệ thống xác thực tài khoản người</w:t>
            </w:r>
            <w:r>
              <w:rPr>
                <w:spacing w:val="-9"/>
                <w:sz w:val="28"/>
              </w:rPr>
              <w:t xml:space="preserve"> </w:t>
            </w:r>
            <w:r>
              <w:rPr>
                <w:sz w:val="28"/>
              </w:rPr>
              <w:t>dùng.</w:t>
            </w:r>
          </w:p>
          <w:p w:rsidR="00D3778D" w:rsidRDefault="00D04AD5" w:rsidP="00DA5E24">
            <w:pPr>
              <w:pStyle w:val="TableParagraph"/>
              <w:numPr>
                <w:ilvl w:val="0"/>
                <w:numId w:val="11"/>
              </w:numPr>
              <w:tabs>
                <w:tab w:val="left" w:pos="826"/>
              </w:tabs>
              <w:spacing w:before="4" w:line="322" w:lineRule="exact"/>
              <w:ind w:right="379"/>
              <w:jc w:val="both"/>
              <w:rPr>
                <w:sz w:val="28"/>
              </w:rPr>
            </w:pPr>
            <w:r>
              <w:rPr>
                <w:sz w:val="28"/>
              </w:rPr>
              <w:t>Hệ thống chuyển sang giao diện trang chủ và người dùng được phép sử dụng các chức năng tương ứng với vai trò của</w:t>
            </w:r>
            <w:r>
              <w:rPr>
                <w:spacing w:val="-5"/>
                <w:sz w:val="28"/>
              </w:rPr>
              <w:t xml:space="preserve"> </w:t>
            </w:r>
            <w:r>
              <w:rPr>
                <w:sz w:val="28"/>
              </w:rPr>
              <w:t>mình.</w:t>
            </w:r>
          </w:p>
        </w:tc>
      </w:tr>
      <w:tr w:rsidR="00D3778D">
        <w:trPr>
          <w:trHeight w:val="441"/>
        </w:trPr>
        <w:tc>
          <w:tcPr>
            <w:tcW w:w="2792" w:type="dxa"/>
          </w:tcPr>
          <w:p w:rsidR="00D3778D" w:rsidRDefault="00D04AD5">
            <w:pPr>
              <w:pStyle w:val="TableParagraph"/>
              <w:ind w:right="100"/>
              <w:jc w:val="right"/>
              <w:rPr>
                <w:sz w:val="28"/>
              </w:rPr>
            </w:pPr>
            <w:r>
              <w:rPr>
                <w:sz w:val="28"/>
              </w:rPr>
              <w:t>Alternative flow:</w:t>
            </w:r>
          </w:p>
        </w:tc>
        <w:tc>
          <w:tcPr>
            <w:tcW w:w="6678" w:type="dxa"/>
          </w:tcPr>
          <w:p w:rsidR="00D3778D" w:rsidRDefault="00D04AD5">
            <w:pPr>
              <w:pStyle w:val="TableParagraph"/>
              <w:ind w:left="105"/>
              <w:rPr>
                <w:sz w:val="28"/>
              </w:rPr>
            </w:pPr>
            <w:r>
              <w:rPr>
                <w:sz w:val="28"/>
              </w:rPr>
              <w:t>Không có</w:t>
            </w:r>
          </w:p>
        </w:tc>
      </w:tr>
      <w:tr w:rsidR="00D3778D" w:rsidTr="00807C3B">
        <w:trPr>
          <w:trHeight w:val="855"/>
        </w:trPr>
        <w:tc>
          <w:tcPr>
            <w:tcW w:w="2792" w:type="dxa"/>
          </w:tcPr>
          <w:p w:rsidR="00D3778D" w:rsidRDefault="00D04AD5">
            <w:pPr>
              <w:pStyle w:val="TableParagraph"/>
              <w:spacing w:before="115" w:line="240" w:lineRule="auto"/>
              <w:ind w:right="98"/>
              <w:jc w:val="right"/>
              <w:rPr>
                <w:sz w:val="28"/>
              </w:rPr>
            </w:pPr>
            <w:r>
              <w:rPr>
                <w:sz w:val="28"/>
              </w:rPr>
              <w:t>Exceptions:</w:t>
            </w:r>
          </w:p>
        </w:tc>
        <w:tc>
          <w:tcPr>
            <w:tcW w:w="6678" w:type="dxa"/>
          </w:tcPr>
          <w:p w:rsidR="00D3778D" w:rsidRDefault="00D04AD5">
            <w:pPr>
              <w:pStyle w:val="TableParagraph"/>
              <w:spacing w:before="115" w:line="240" w:lineRule="auto"/>
              <w:ind w:left="105" w:right="337"/>
              <w:rPr>
                <w:sz w:val="28"/>
              </w:rPr>
            </w:pPr>
            <w:proofErr w:type="gramStart"/>
            <w:r>
              <w:rPr>
                <w:sz w:val="28"/>
              </w:rPr>
              <w:t>3.a</w:t>
            </w:r>
            <w:proofErr w:type="gramEnd"/>
            <w:r>
              <w:rPr>
                <w:sz w:val="28"/>
              </w:rPr>
              <w:t>. Tài khoản không hợp lệ: Hệ thống thông báo lỗi và chuyển về giao diện màn hình đăng nhập.</w:t>
            </w:r>
          </w:p>
        </w:tc>
      </w:tr>
      <w:tr w:rsidR="00D3778D">
        <w:trPr>
          <w:trHeight w:val="441"/>
        </w:trPr>
        <w:tc>
          <w:tcPr>
            <w:tcW w:w="2792" w:type="dxa"/>
          </w:tcPr>
          <w:p w:rsidR="00D3778D" w:rsidRDefault="00D04AD5">
            <w:pPr>
              <w:pStyle w:val="TableParagraph"/>
              <w:ind w:right="99"/>
              <w:jc w:val="right"/>
              <w:rPr>
                <w:sz w:val="28"/>
              </w:rPr>
            </w:pPr>
            <w:r>
              <w:rPr>
                <w:sz w:val="28"/>
              </w:rPr>
              <w:t>Includes:</w:t>
            </w:r>
          </w:p>
        </w:tc>
        <w:tc>
          <w:tcPr>
            <w:tcW w:w="6678" w:type="dxa"/>
          </w:tcPr>
          <w:p w:rsidR="00D3778D" w:rsidRDefault="00D04AD5">
            <w:pPr>
              <w:pStyle w:val="TableParagraph"/>
              <w:ind w:left="105"/>
              <w:rPr>
                <w:sz w:val="28"/>
              </w:rPr>
            </w:pPr>
            <w:r>
              <w:rPr>
                <w:sz w:val="28"/>
              </w:rPr>
              <w:t>Không có</w:t>
            </w:r>
          </w:p>
        </w:tc>
      </w:tr>
      <w:tr w:rsidR="00D3778D">
        <w:trPr>
          <w:trHeight w:val="443"/>
        </w:trPr>
        <w:tc>
          <w:tcPr>
            <w:tcW w:w="2792" w:type="dxa"/>
          </w:tcPr>
          <w:p w:rsidR="00D3778D" w:rsidRDefault="00D04AD5">
            <w:pPr>
              <w:pStyle w:val="TableParagraph"/>
              <w:spacing w:before="115"/>
              <w:ind w:right="101"/>
              <w:jc w:val="right"/>
              <w:rPr>
                <w:sz w:val="28"/>
              </w:rPr>
            </w:pPr>
            <w:r>
              <w:rPr>
                <w:sz w:val="28"/>
              </w:rPr>
              <w:t>Priority:</w:t>
            </w:r>
          </w:p>
        </w:tc>
        <w:tc>
          <w:tcPr>
            <w:tcW w:w="6678" w:type="dxa"/>
          </w:tcPr>
          <w:p w:rsidR="00D3778D" w:rsidRDefault="00D04AD5">
            <w:pPr>
              <w:pStyle w:val="TableParagraph"/>
              <w:spacing w:before="115"/>
              <w:ind w:left="105"/>
              <w:rPr>
                <w:sz w:val="28"/>
              </w:rPr>
            </w:pPr>
            <w:r>
              <w:rPr>
                <w:sz w:val="28"/>
              </w:rPr>
              <w:t>1</w:t>
            </w:r>
          </w:p>
        </w:tc>
      </w:tr>
      <w:tr w:rsidR="00D3778D">
        <w:trPr>
          <w:trHeight w:val="441"/>
        </w:trPr>
        <w:tc>
          <w:tcPr>
            <w:tcW w:w="2792" w:type="dxa"/>
          </w:tcPr>
          <w:p w:rsidR="00D3778D" w:rsidRDefault="00D04AD5">
            <w:pPr>
              <w:pStyle w:val="TableParagraph"/>
              <w:ind w:right="98"/>
              <w:jc w:val="right"/>
              <w:rPr>
                <w:sz w:val="28"/>
              </w:rPr>
            </w:pPr>
            <w:r>
              <w:rPr>
                <w:sz w:val="28"/>
              </w:rPr>
              <w:t>Frequency of use</w:t>
            </w:r>
          </w:p>
        </w:tc>
        <w:tc>
          <w:tcPr>
            <w:tcW w:w="6678" w:type="dxa"/>
          </w:tcPr>
          <w:p w:rsidR="00D3778D" w:rsidRDefault="00D04AD5">
            <w:pPr>
              <w:pStyle w:val="TableParagraph"/>
              <w:ind w:left="105"/>
              <w:rPr>
                <w:sz w:val="28"/>
              </w:rPr>
            </w:pPr>
            <w:r>
              <w:rPr>
                <w:sz w:val="28"/>
              </w:rPr>
              <w:t>Rất lớn</w:t>
            </w:r>
          </w:p>
        </w:tc>
      </w:tr>
      <w:tr w:rsidR="00D3778D">
        <w:trPr>
          <w:trHeight w:val="443"/>
        </w:trPr>
        <w:tc>
          <w:tcPr>
            <w:tcW w:w="2792" w:type="dxa"/>
          </w:tcPr>
          <w:p w:rsidR="00D3778D" w:rsidRDefault="00D04AD5">
            <w:pPr>
              <w:pStyle w:val="TableParagraph"/>
              <w:spacing w:line="311" w:lineRule="exact"/>
              <w:ind w:right="99"/>
              <w:jc w:val="right"/>
              <w:rPr>
                <w:sz w:val="28"/>
              </w:rPr>
            </w:pPr>
            <w:r>
              <w:rPr>
                <w:sz w:val="28"/>
              </w:rPr>
              <w:t>Business Rules:</w:t>
            </w:r>
          </w:p>
        </w:tc>
        <w:tc>
          <w:tcPr>
            <w:tcW w:w="6678" w:type="dxa"/>
          </w:tcPr>
          <w:p w:rsidR="00D3778D" w:rsidRDefault="00D04AD5">
            <w:pPr>
              <w:pStyle w:val="TableParagraph"/>
              <w:spacing w:line="311" w:lineRule="exact"/>
              <w:ind w:left="105"/>
              <w:rPr>
                <w:sz w:val="28"/>
              </w:rPr>
            </w:pPr>
            <w:r>
              <w:rPr>
                <w:sz w:val="28"/>
              </w:rPr>
              <w:t>Không có</w:t>
            </w:r>
          </w:p>
        </w:tc>
      </w:tr>
    </w:tbl>
    <w:p w:rsidR="00D3778D" w:rsidRDefault="00D3778D">
      <w:pPr>
        <w:spacing w:line="311" w:lineRule="exact"/>
        <w:rPr>
          <w:sz w:val="28"/>
        </w:rPr>
        <w:sectPr w:rsidR="00D3778D">
          <w:pgSz w:w="12240" w:h="15840"/>
          <w:pgMar w:top="1060" w:right="0" w:bottom="1300" w:left="1420" w:header="0" w:footer="1074" w:gutter="0"/>
          <w:cols w:space="720"/>
        </w:sect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3778D">
        <w:trPr>
          <w:trHeight w:val="765"/>
        </w:trPr>
        <w:tc>
          <w:tcPr>
            <w:tcW w:w="2792" w:type="dxa"/>
          </w:tcPr>
          <w:p w:rsidR="00D3778D" w:rsidRDefault="00D04AD5">
            <w:pPr>
              <w:pStyle w:val="TableParagraph"/>
              <w:spacing w:before="108" w:line="240" w:lineRule="auto"/>
              <w:ind w:right="100"/>
              <w:jc w:val="right"/>
              <w:rPr>
                <w:sz w:val="28"/>
              </w:rPr>
            </w:pPr>
            <w:r>
              <w:rPr>
                <w:sz w:val="28"/>
              </w:rPr>
              <w:lastRenderedPageBreak/>
              <w:t>Special Requirements:</w:t>
            </w:r>
          </w:p>
        </w:tc>
        <w:tc>
          <w:tcPr>
            <w:tcW w:w="6678" w:type="dxa"/>
          </w:tcPr>
          <w:p w:rsidR="00D3778D" w:rsidRDefault="00D04AD5">
            <w:pPr>
              <w:pStyle w:val="TableParagraph"/>
              <w:spacing w:before="108" w:line="320" w:lineRule="atLeast"/>
              <w:ind w:left="105" w:right="93"/>
              <w:rPr>
                <w:sz w:val="28"/>
              </w:rPr>
            </w:pPr>
            <w:r>
              <w:rPr>
                <w:sz w:val="28"/>
              </w:rPr>
              <w:t>Chú ý làm tăng hiệu xuất xác thực tài khoản của hệ thống vì use case này được sử dụng rất thường xuyên.</w:t>
            </w:r>
          </w:p>
        </w:tc>
      </w:tr>
      <w:tr w:rsidR="00D3778D">
        <w:trPr>
          <w:trHeight w:val="441"/>
        </w:trPr>
        <w:tc>
          <w:tcPr>
            <w:tcW w:w="2792" w:type="dxa"/>
          </w:tcPr>
          <w:p w:rsidR="00D3778D" w:rsidRDefault="00D04AD5">
            <w:pPr>
              <w:pStyle w:val="TableParagraph"/>
              <w:spacing w:before="105" w:line="316" w:lineRule="exact"/>
              <w:ind w:right="99"/>
              <w:jc w:val="right"/>
              <w:rPr>
                <w:sz w:val="28"/>
              </w:rPr>
            </w:pPr>
            <w:r>
              <w:rPr>
                <w:sz w:val="28"/>
              </w:rPr>
              <w:t>Assumptions:</w:t>
            </w:r>
          </w:p>
        </w:tc>
        <w:tc>
          <w:tcPr>
            <w:tcW w:w="6678" w:type="dxa"/>
          </w:tcPr>
          <w:p w:rsidR="00D3778D" w:rsidRDefault="00D04AD5">
            <w:pPr>
              <w:pStyle w:val="TableParagraph"/>
              <w:spacing w:before="105" w:line="316" w:lineRule="exact"/>
              <w:ind w:left="105"/>
              <w:rPr>
                <w:sz w:val="28"/>
              </w:rPr>
            </w:pPr>
            <w:r>
              <w:rPr>
                <w:sz w:val="28"/>
              </w:rPr>
              <w:t>Không có</w:t>
            </w:r>
          </w:p>
        </w:tc>
      </w:tr>
      <w:tr w:rsidR="00D3778D">
        <w:trPr>
          <w:trHeight w:val="443"/>
        </w:trPr>
        <w:tc>
          <w:tcPr>
            <w:tcW w:w="2792" w:type="dxa"/>
          </w:tcPr>
          <w:p w:rsidR="00D3778D" w:rsidRDefault="00D04AD5">
            <w:pPr>
              <w:pStyle w:val="TableParagraph"/>
              <w:spacing w:before="105" w:line="318" w:lineRule="exact"/>
              <w:ind w:right="100"/>
              <w:jc w:val="right"/>
              <w:rPr>
                <w:sz w:val="28"/>
              </w:rPr>
            </w:pPr>
            <w:r>
              <w:rPr>
                <w:sz w:val="28"/>
              </w:rPr>
              <w:t>Notes and Issues:</w:t>
            </w:r>
          </w:p>
        </w:tc>
        <w:tc>
          <w:tcPr>
            <w:tcW w:w="6678" w:type="dxa"/>
          </w:tcPr>
          <w:p w:rsidR="00D3778D" w:rsidRDefault="00D04AD5">
            <w:pPr>
              <w:pStyle w:val="TableParagraph"/>
              <w:spacing w:before="105" w:line="318" w:lineRule="exact"/>
              <w:ind w:left="105"/>
              <w:rPr>
                <w:sz w:val="28"/>
              </w:rPr>
            </w:pPr>
            <w:r>
              <w:rPr>
                <w:sz w:val="28"/>
              </w:rPr>
              <w:t>Không có</w:t>
            </w:r>
          </w:p>
        </w:tc>
      </w:tr>
    </w:tbl>
    <w:p w:rsidR="006A3C51" w:rsidRPr="002D5440" w:rsidRDefault="006A3C51" w:rsidP="00DA5E24">
      <w:pPr>
        <w:pStyle w:val="ListParagraph"/>
        <w:numPr>
          <w:ilvl w:val="1"/>
          <w:numId w:val="14"/>
        </w:numPr>
        <w:tabs>
          <w:tab w:val="left" w:pos="1002"/>
        </w:tabs>
        <w:spacing w:before="105"/>
        <w:rPr>
          <w:sz w:val="28"/>
        </w:rPr>
      </w:pPr>
      <w:r>
        <w:rPr>
          <w:sz w:val="28"/>
          <w:lang w:val="vi-VN"/>
        </w:rPr>
        <w:t>Đặc tả use case ‘đăng nhập bán hàng’</w:t>
      </w:r>
    </w:p>
    <w:p w:rsidR="002D5440" w:rsidRPr="002D5440" w:rsidRDefault="002D5440" w:rsidP="002D5440">
      <w:pPr>
        <w:pStyle w:val="ListParagraph"/>
        <w:spacing w:before="251"/>
        <w:ind w:left="570" w:firstLine="0"/>
        <w:rPr>
          <w:sz w:val="24"/>
        </w:rPr>
      </w:pPr>
      <w:r>
        <w:rPr>
          <w:b/>
          <w:spacing w:val="2"/>
          <w:sz w:val="24"/>
        </w:rPr>
        <w:t>Bảng 2.</w:t>
      </w:r>
      <w:r>
        <w:rPr>
          <w:b/>
          <w:spacing w:val="2"/>
          <w:sz w:val="24"/>
          <w:lang w:val="vi-VN"/>
        </w:rPr>
        <w:t>2</w:t>
      </w:r>
      <w:r w:rsidRPr="002D5440">
        <w:rPr>
          <w:b/>
          <w:spacing w:val="2"/>
          <w:sz w:val="24"/>
        </w:rPr>
        <w:t xml:space="preserve"> </w:t>
      </w:r>
      <w:r w:rsidRPr="002D5440">
        <w:rPr>
          <w:spacing w:val="2"/>
          <w:sz w:val="24"/>
        </w:rPr>
        <w:t>Đặc tả use case đăng</w:t>
      </w:r>
      <w:r w:rsidRPr="002D5440">
        <w:rPr>
          <w:spacing w:val="60"/>
          <w:sz w:val="24"/>
        </w:rPr>
        <w:t xml:space="preserve"> </w:t>
      </w:r>
      <w:r w:rsidRPr="002D5440">
        <w:rPr>
          <w:spacing w:val="3"/>
          <w:sz w:val="24"/>
        </w:rPr>
        <w:t xml:space="preserve">nhập </w:t>
      </w:r>
      <w:r>
        <w:rPr>
          <w:spacing w:val="3"/>
          <w:sz w:val="24"/>
        </w:rPr>
        <w:t>bán hàng</w:t>
      </w:r>
    </w:p>
    <w:p w:rsidR="006A3C51" w:rsidRPr="006A3C51" w:rsidRDefault="006A3C51" w:rsidP="006A3C51">
      <w:pPr>
        <w:pStyle w:val="ListParagraph"/>
        <w:tabs>
          <w:tab w:val="left" w:pos="1002"/>
        </w:tabs>
        <w:spacing w:before="105"/>
        <w:ind w:firstLine="0"/>
        <w:rPr>
          <w:sz w:val="28"/>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6A3C51" w:rsidTr="00D91550">
        <w:trPr>
          <w:trHeight w:val="441"/>
        </w:trPr>
        <w:tc>
          <w:tcPr>
            <w:tcW w:w="2792" w:type="dxa"/>
          </w:tcPr>
          <w:p w:rsidR="006A3C51" w:rsidRDefault="006A3C51" w:rsidP="00D91550">
            <w:pPr>
              <w:pStyle w:val="TableParagraph"/>
              <w:ind w:right="98"/>
              <w:jc w:val="right"/>
              <w:rPr>
                <w:sz w:val="28"/>
              </w:rPr>
            </w:pPr>
            <w:r>
              <w:rPr>
                <w:sz w:val="28"/>
              </w:rPr>
              <w:t>Use case ID:</w:t>
            </w:r>
          </w:p>
        </w:tc>
        <w:tc>
          <w:tcPr>
            <w:tcW w:w="6678" w:type="dxa"/>
          </w:tcPr>
          <w:p w:rsidR="006A3C51" w:rsidRPr="006A3C51" w:rsidRDefault="006A3C51" w:rsidP="00D91550">
            <w:pPr>
              <w:pStyle w:val="TableParagraph"/>
              <w:ind w:left="105"/>
              <w:rPr>
                <w:sz w:val="28"/>
                <w:lang w:val="en-US"/>
              </w:rPr>
            </w:pPr>
            <w:r>
              <w:rPr>
                <w:sz w:val="28"/>
              </w:rPr>
              <w:t>UC02</w:t>
            </w:r>
          </w:p>
        </w:tc>
      </w:tr>
      <w:tr w:rsidR="006A3C51" w:rsidTr="00D91550">
        <w:trPr>
          <w:trHeight w:val="441"/>
        </w:trPr>
        <w:tc>
          <w:tcPr>
            <w:tcW w:w="2792" w:type="dxa"/>
          </w:tcPr>
          <w:p w:rsidR="006A3C51" w:rsidRDefault="006A3C51" w:rsidP="00D91550">
            <w:pPr>
              <w:pStyle w:val="TableParagraph"/>
              <w:ind w:right="103"/>
              <w:jc w:val="right"/>
              <w:rPr>
                <w:sz w:val="28"/>
              </w:rPr>
            </w:pPr>
            <w:commentRangeStart w:id="150"/>
            <w:del w:id="151" w:author="Quang Nhat Nguyen" w:date="2017-10-05T09:10:00Z">
              <w:r w:rsidDel="003579EC">
                <w:rPr>
                  <w:sz w:val="28"/>
                </w:rPr>
                <w:delText>Use case Name:</w:delText>
              </w:r>
            </w:del>
          </w:p>
        </w:tc>
        <w:tc>
          <w:tcPr>
            <w:tcW w:w="6678" w:type="dxa"/>
          </w:tcPr>
          <w:p w:rsidR="006A3C51" w:rsidRPr="006A3C51" w:rsidRDefault="006A3C51" w:rsidP="006A3C51">
            <w:pPr>
              <w:pStyle w:val="TableParagraph"/>
              <w:ind w:left="105"/>
              <w:rPr>
                <w:sz w:val="28"/>
                <w:lang w:val="en-US"/>
              </w:rPr>
            </w:pPr>
            <w:del w:id="152" w:author="Quang Nhat Nguyen" w:date="2017-10-05T09:10:00Z">
              <w:r w:rsidDel="003579EC">
                <w:rPr>
                  <w:sz w:val="28"/>
                </w:rPr>
                <w:delText>Đăng nhập</w:delText>
              </w:r>
              <w:r w:rsidDel="003579EC">
                <w:rPr>
                  <w:sz w:val="28"/>
                  <w:lang w:val="vi-VN"/>
                </w:rPr>
                <w:delText xml:space="preserve"> </w:delText>
              </w:r>
              <w:r w:rsidDel="003579EC">
                <w:rPr>
                  <w:sz w:val="28"/>
                  <w:lang w:val="en-US"/>
                </w:rPr>
                <w:delText>bán hàng</w:delText>
              </w:r>
            </w:del>
            <w:commentRangeEnd w:id="150"/>
            <w:r w:rsidR="003579EC">
              <w:rPr>
                <w:rStyle w:val="CommentReference"/>
              </w:rPr>
              <w:commentReference w:id="150"/>
            </w:r>
          </w:p>
        </w:tc>
      </w:tr>
      <w:tr w:rsidR="006A3C51" w:rsidTr="00D91550">
        <w:trPr>
          <w:trHeight w:val="443"/>
        </w:trPr>
        <w:tc>
          <w:tcPr>
            <w:tcW w:w="2792" w:type="dxa"/>
          </w:tcPr>
          <w:p w:rsidR="006A3C51" w:rsidRDefault="006A3C51" w:rsidP="00D91550">
            <w:pPr>
              <w:pStyle w:val="TableParagraph"/>
              <w:spacing w:line="311" w:lineRule="exact"/>
              <w:ind w:right="98"/>
              <w:jc w:val="right"/>
              <w:rPr>
                <w:sz w:val="28"/>
              </w:rPr>
            </w:pPr>
            <w:r>
              <w:rPr>
                <w:sz w:val="28"/>
              </w:rPr>
              <w:t>Actors:</w:t>
            </w:r>
          </w:p>
        </w:tc>
        <w:tc>
          <w:tcPr>
            <w:tcW w:w="6678" w:type="dxa"/>
          </w:tcPr>
          <w:p w:rsidR="006A3C51" w:rsidRDefault="006A3C51" w:rsidP="00D91550">
            <w:pPr>
              <w:pStyle w:val="TableParagraph"/>
              <w:spacing w:line="311" w:lineRule="exact"/>
              <w:ind w:left="105"/>
              <w:rPr>
                <w:sz w:val="28"/>
              </w:rPr>
            </w:pPr>
            <w:r>
              <w:rPr>
                <w:sz w:val="28"/>
              </w:rPr>
              <w:t>Nhà cung cấp</w:t>
            </w:r>
          </w:p>
        </w:tc>
      </w:tr>
      <w:tr w:rsidR="006A3C51" w:rsidTr="00D91550">
        <w:trPr>
          <w:trHeight w:val="762"/>
        </w:trPr>
        <w:tc>
          <w:tcPr>
            <w:tcW w:w="2792" w:type="dxa"/>
          </w:tcPr>
          <w:p w:rsidR="006A3C51" w:rsidRDefault="006A3C51" w:rsidP="00D91550">
            <w:pPr>
              <w:pStyle w:val="TableParagraph"/>
              <w:spacing w:line="240" w:lineRule="auto"/>
              <w:ind w:right="98"/>
              <w:jc w:val="right"/>
              <w:rPr>
                <w:sz w:val="28"/>
              </w:rPr>
            </w:pPr>
            <w:r>
              <w:rPr>
                <w:sz w:val="28"/>
              </w:rPr>
              <w:t>Desctiption:</w:t>
            </w:r>
          </w:p>
        </w:tc>
        <w:tc>
          <w:tcPr>
            <w:tcW w:w="6678" w:type="dxa"/>
          </w:tcPr>
          <w:p w:rsidR="006A3C51" w:rsidRDefault="006A3C51" w:rsidP="00D91550">
            <w:pPr>
              <w:pStyle w:val="TableParagraph"/>
              <w:spacing w:before="116" w:line="322" w:lineRule="exact"/>
              <w:ind w:left="105" w:right="237"/>
              <w:rPr>
                <w:sz w:val="28"/>
              </w:rPr>
            </w:pPr>
            <w:r>
              <w:rPr>
                <w:sz w:val="28"/>
              </w:rPr>
              <w:t>Use case này cho phép tác nhân đăng nhập vào hệ thống để sử dụng các chức năng phù hợp với vai trò của mình</w:t>
            </w:r>
          </w:p>
        </w:tc>
      </w:tr>
      <w:tr w:rsidR="006A3C51" w:rsidTr="00D91550">
        <w:trPr>
          <w:trHeight w:val="770"/>
        </w:trPr>
        <w:tc>
          <w:tcPr>
            <w:tcW w:w="2792" w:type="dxa"/>
          </w:tcPr>
          <w:p w:rsidR="006A3C51" w:rsidRDefault="006A3C51" w:rsidP="00D91550">
            <w:pPr>
              <w:pStyle w:val="TableParagraph"/>
              <w:spacing w:line="240" w:lineRule="auto"/>
              <w:ind w:right="99"/>
              <w:jc w:val="right"/>
              <w:rPr>
                <w:sz w:val="28"/>
              </w:rPr>
            </w:pPr>
            <w:r>
              <w:rPr>
                <w:sz w:val="28"/>
              </w:rPr>
              <w:t>Trigger:</w:t>
            </w:r>
          </w:p>
        </w:tc>
        <w:tc>
          <w:tcPr>
            <w:tcW w:w="6678" w:type="dxa"/>
          </w:tcPr>
          <w:p w:rsidR="006A3C51" w:rsidRDefault="006A3C51" w:rsidP="006A3C51">
            <w:pPr>
              <w:pStyle w:val="TableParagraph"/>
              <w:tabs>
                <w:tab w:val="left" w:pos="825"/>
              </w:tabs>
              <w:spacing w:before="119" w:line="324" w:lineRule="exact"/>
              <w:ind w:left="825" w:right="593" w:hanging="360"/>
              <w:rPr>
                <w:sz w:val="28"/>
              </w:rPr>
            </w:pPr>
            <w:r>
              <w:rPr>
                <w:rFonts w:ascii="Calibri" w:hAnsi="Calibri"/>
                <w:sz w:val="28"/>
              </w:rPr>
              <w:t>-</w:t>
            </w:r>
            <w:r>
              <w:rPr>
                <w:rFonts w:ascii="Calibri" w:hAnsi="Calibri"/>
                <w:sz w:val="28"/>
              </w:rPr>
              <w:tab/>
            </w:r>
            <w:r>
              <w:rPr>
                <w:sz w:val="28"/>
              </w:rPr>
              <w:t>Người dùng nhấn nút đăng nhập</w:t>
            </w:r>
            <w:r>
              <w:rPr>
                <w:sz w:val="28"/>
                <w:lang w:val="vi-VN"/>
              </w:rPr>
              <w:t xml:space="preserve"> </w:t>
            </w:r>
            <w:r>
              <w:rPr>
                <w:sz w:val="28"/>
                <w:lang w:val="en-US"/>
              </w:rPr>
              <w:t>bán hàng</w:t>
            </w:r>
            <w:r>
              <w:rPr>
                <w:sz w:val="28"/>
              </w:rPr>
              <w:t xml:space="preserve"> trên màn hình giao</w:t>
            </w:r>
            <w:r>
              <w:rPr>
                <w:spacing w:val="-4"/>
                <w:sz w:val="28"/>
              </w:rPr>
              <w:t xml:space="preserve"> </w:t>
            </w:r>
            <w:r>
              <w:rPr>
                <w:sz w:val="28"/>
              </w:rPr>
              <w:t>diện</w:t>
            </w:r>
          </w:p>
        </w:tc>
      </w:tr>
      <w:tr w:rsidR="006A3C51" w:rsidTr="00D91550">
        <w:trPr>
          <w:trHeight w:val="1096"/>
        </w:trPr>
        <w:tc>
          <w:tcPr>
            <w:tcW w:w="2792" w:type="dxa"/>
          </w:tcPr>
          <w:p w:rsidR="006A3C51" w:rsidRDefault="006A3C51" w:rsidP="00D91550">
            <w:pPr>
              <w:pStyle w:val="TableParagraph"/>
              <w:spacing w:line="240" w:lineRule="auto"/>
              <w:ind w:right="98"/>
              <w:jc w:val="right"/>
              <w:rPr>
                <w:sz w:val="28"/>
              </w:rPr>
            </w:pPr>
            <w:r>
              <w:rPr>
                <w:sz w:val="28"/>
              </w:rPr>
              <w:t>Preconditions:</w:t>
            </w:r>
          </w:p>
        </w:tc>
        <w:tc>
          <w:tcPr>
            <w:tcW w:w="6678" w:type="dxa"/>
          </w:tcPr>
          <w:p w:rsidR="006A3C51" w:rsidRPr="00A869AD" w:rsidRDefault="006A3C51" w:rsidP="00DA5E24">
            <w:pPr>
              <w:pStyle w:val="TableParagraph"/>
              <w:numPr>
                <w:ilvl w:val="0"/>
                <w:numId w:val="13"/>
              </w:numPr>
              <w:tabs>
                <w:tab w:val="left" w:pos="825"/>
                <w:tab w:val="left" w:pos="826"/>
              </w:tabs>
              <w:spacing w:line="334" w:lineRule="exact"/>
              <w:rPr>
                <w:sz w:val="28"/>
              </w:rPr>
            </w:pPr>
            <w:r>
              <w:rPr>
                <w:sz w:val="28"/>
              </w:rPr>
              <w:t xml:space="preserve">Người dùng phải truy nhập vào </w:t>
            </w:r>
            <w:r>
              <w:rPr>
                <w:i/>
                <w:sz w:val="28"/>
                <w:lang w:val="vi-VN"/>
              </w:rPr>
              <w:t>website mua hàng</w:t>
            </w:r>
          </w:p>
          <w:p w:rsidR="006A3C51" w:rsidRDefault="006A3C51" w:rsidP="00DA5E24">
            <w:pPr>
              <w:pStyle w:val="TableParagraph"/>
              <w:numPr>
                <w:ilvl w:val="0"/>
                <w:numId w:val="13"/>
              </w:numPr>
              <w:tabs>
                <w:tab w:val="left" w:pos="825"/>
                <w:tab w:val="left" w:pos="826"/>
              </w:tabs>
              <w:spacing w:line="334" w:lineRule="exact"/>
              <w:rPr>
                <w:sz w:val="28"/>
              </w:rPr>
            </w:pPr>
            <w:r>
              <w:rPr>
                <w:sz w:val="28"/>
              </w:rPr>
              <w:t>Người dùng có tài khoản hợp</w:t>
            </w:r>
            <w:r>
              <w:rPr>
                <w:spacing w:val="-8"/>
                <w:sz w:val="28"/>
              </w:rPr>
              <w:t xml:space="preserve"> </w:t>
            </w:r>
            <w:r>
              <w:rPr>
                <w:sz w:val="28"/>
              </w:rPr>
              <w:t>lệ.</w:t>
            </w:r>
          </w:p>
        </w:tc>
      </w:tr>
      <w:tr w:rsidR="006A3C51" w:rsidTr="00D91550">
        <w:trPr>
          <w:trHeight w:val="1417"/>
        </w:trPr>
        <w:tc>
          <w:tcPr>
            <w:tcW w:w="2792" w:type="dxa"/>
          </w:tcPr>
          <w:p w:rsidR="006A3C51" w:rsidRDefault="006A3C51" w:rsidP="00D91550">
            <w:pPr>
              <w:pStyle w:val="TableParagraph"/>
              <w:spacing w:line="240" w:lineRule="auto"/>
              <w:ind w:right="99"/>
              <w:jc w:val="right"/>
              <w:rPr>
                <w:sz w:val="28"/>
              </w:rPr>
            </w:pPr>
            <w:r>
              <w:rPr>
                <w:sz w:val="28"/>
              </w:rPr>
              <w:t>Postconditions:</w:t>
            </w:r>
          </w:p>
        </w:tc>
        <w:tc>
          <w:tcPr>
            <w:tcW w:w="6678" w:type="dxa"/>
          </w:tcPr>
          <w:p w:rsidR="006A3C51" w:rsidRDefault="006A3C51" w:rsidP="00DA5E24">
            <w:pPr>
              <w:pStyle w:val="TableParagraph"/>
              <w:numPr>
                <w:ilvl w:val="0"/>
                <w:numId w:val="12"/>
              </w:numPr>
              <w:tabs>
                <w:tab w:val="left" w:pos="825"/>
                <w:tab w:val="left" w:pos="826"/>
              </w:tabs>
              <w:spacing w:before="123" w:line="230" w:lineRule="auto"/>
              <w:ind w:right="120"/>
              <w:rPr>
                <w:sz w:val="28"/>
              </w:rPr>
            </w:pPr>
            <w:r>
              <w:rPr>
                <w:sz w:val="28"/>
              </w:rPr>
              <w:t>Hệ thống hiển thị trang chủ với tên đăng nhập của người</w:t>
            </w:r>
            <w:r>
              <w:rPr>
                <w:spacing w:val="-2"/>
                <w:sz w:val="28"/>
              </w:rPr>
              <w:t xml:space="preserve"> </w:t>
            </w:r>
            <w:r>
              <w:rPr>
                <w:sz w:val="28"/>
              </w:rPr>
              <w:t>dùng.</w:t>
            </w:r>
          </w:p>
          <w:p w:rsidR="006A3C51" w:rsidRDefault="006A3C51" w:rsidP="00DA5E24">
            <w:pPr>
              <w:pStyle w:val="TableParagraph"/>
              <w:numPr>
                <w:ilvl w:val="0"/>
                <w:numId w:val="12"/>
              </w:numPr>
              <w:tabs>
                <w:tab w:val="left" w:pos="825"/>
                <w:tab w:val="left" w:pos="826"/>
              </w:tabs>
              <w:spacing w:before="7" w:line="324" w:lineRule="exact"/>
              <w:ind w:right="499"/>
              <w:rPr>
                <w:sz w:val="28"/>
              </w:rPr>
            </w:pPr>
            <w:r>
              <w:rPr>
                <w:sz w:val="28"/>
              </w:rPr>
              <w:t>Người dùng sử dụng được các chức năng tương ứng với vai trò của</w:t>
            </w:r>
            <w:r>
              <w:rPr>
                <w:spacing w:val="-5"/>
                <w:sz w:val="28"/>
              </w:rPr>
              <w:t xml:space="preserve"> </w:t>
            </w:r>
            <w:r>
              <w:rPr>
                <w:sz w:val="28"/>
              </w:rPr>
              <w:t>mình.</w:t>
            </w:r>
          </w:p>
        </w:tc>
      </w:tr>
      <w:tr w:rsidR="006A3C51" w:rsidTr="00D91550">
        <w:trPr>
          <w:trHeight w:val="2695"/>
        </w:trPr>
        <w:tc>
          <w:tcPr>
            <w:tcW w:w="2792" w:type="dxa"/>
          </w:tcPr>
          <w:p w:rsidR="006A3C51" w:rsidRDefault="006A3C51" w:rsidP="00D91550">
            <w:pPr>
              <w:pStyle w:val="TableParagraph"/>
              <w:spacing w:line="240" w:lineRule="auto"/>
              <w:ind w:right="99"/>
              <w:jc w:val="right"/>
              <w:rPr>
                <w:sz w:val="28"/>
              </w:rPr>
            </w:pPr>
            <w:r>
              <w:rPr>
                <w:sz w:val="28"/>
              </w:rPr>
              <w:t>Normal flow:</w:t>
            </w:r>
          </w:p>
        </w:tc>
        <w:tc>
          <w:tcPr>
            <w:tcW w:w="6678" w:type="dxa"/>
          </w:tcPr>
          <w:p w:rsidR="006A3C51" w:rsidRDefault="006A3C51" w:rsidP="00DA5E24">
            <w:pPr>
              <w:pStyle w:val="TableParagraph"/>
              <w:numPr>
                <w:ilvl w:val="0"/>
                <w:numId w:val="11"/>
              </w:numPr>
              <w:tabs>
                <w:tab w:val="left" w:pos="826"/>
              </w:tabs>
              <w:spacing w:line="240" w:lineRule="auto"/>
              <w:ind w:right="615"/>
              <w:rPr>
                <w:sz w:val="28"/>
              </w:rPr>
            </w:pPr>
            <w:r>
              <w:rPr>
                <w:sz w:val="28"/>
              </w:rPr>
              <w:t>Tác nhân chọn chức năng đăng nhập trên</w:t>
            </w:r>
            <w:r>
              <w:rPr>
                <w:spacing w:val="-23"/>
                <w:sz w:val="28"/>
              </w:rPr>
              <w:t xml:space="preserve"> </w:t>
            </w:r>
            <w:r>
              <w:rPr>
                <w:sz w:val="28"/>
              </w:rPr>
              <w:t>màn hình giao diện.</w:t>
            </w:r>
          </w:p>
          <w:p w:rsidR="006A3C51" w:rsidRDefault="006A3C51" w:rsidP="00DA5E24">
            <w:pPr>
              <w:pStyle w:val="TableParagraph"/>
              <w:numPr>
                <w:ilvl w:val="0"/>
                <w:numId w:val="11"/>
              </w:numPr>
              <w:tabs>
                <w:tab w:val="left" w:pos="826"/>
              </w:tabs>
              <w:spacing w:before="0" w:line="321" w:lineRule="exact"/>
              <w:rPr>
                <w:sz w:val="28"/>
              </w:rPr>
            </w:pPr>
            <w:r>
              <w:rPr>
                <w:sz w:val="28"/>
              </w:rPr>
              <w:t>Hệ thống hiển thị form đăng</w:t>
            </w:r>
            <w:r>
              <w:rPr>
                <w:spacing w:val="-10"/>
                <w:sz w:val="28"/>
              </w:rPr>
              <w:t xml:space="preserve"> </w:t>
            </w:r>
            <w:r>
              <w:rPr>
                <w:sz w:val="28"/>
              </w:rPr>
              <w:t>nhập</w:t>
            </w:r>
          </w:p>
          <w:p w:rsidR="006A3C51" w:rsidRDefault="006A3C51" w:rsidP="00DA5E24">
            <w:pPr>
              <w:pStyle w:val="TableParagraph"/>
              <w:numPr>
                <w:ilvl w:val="0"/>
                <w:numId w:val="11"/>
              </w:numPr>
              <w:tabs>
                <w:tab w:val="left" w:pos="826"/>
              </w:tabs>
              <w:spacing w:before="0" w:line="240" w:lineRule="auto"/>
              <w:rPr>
                <w:sz w:val="28"/>
              </w:rPr>
            </w:pPr>
            <w:r>
              <w:rPr>
                <w:sz w:val="28"/>
              </w:rPr>
              <w:t>Tác nhân nhập username và</w:t>
            </w:r>
            <w:r>
              <w:rPr>
                <w:spacing w:val="-8"/>
                <w:sz w:val="28"/>
              </w:rPr>
              <w:t xml:space="preserve"> </w:t>
            </w:r>
            <w:r>
              <w:rPr>
                <w:sz w:val="28"/>
              </w:rPr>
              <w:t>password.</w:t>
            </w:r>
          </w:p>
          <w:p w:rsidR="006A3C51" w:rsidRDefault="006A3C51" w:rsidP="00DA5E24">
            <w:pPr>
              <w:pStyle w:val="TableParagraph"/>
              <w:numPr>
                <w:ilvl w:val="0"/>
                <w:numId w:val="11"/>
              </w:numPr>
              <w:tabs>
                <w:tab w:val="left" w:pos="826"/>
              </w:tabs>
              <w:spacing w:before="2" w:line="322" w:lineRule="exact"/>
              <w:rPr>
                <w:sz w:val="28"/>
              </w:rPr>
            </w:pPr>
            <w:r>
              <w:rPr>
                <w:sz w:val="28"/>
              </w:rPr>
              <w:t>Hệ thống xác thực tài khoản người</w:t>
            </w:r>
            <w:r>
              <w:rPr>
                <w:spacing w:val="-9"/>
                <w:sz w:val="28"/>
              </w:rPr>
              <w:t xml:space="preserve"> </w:t>
            </w:r>
            <w:r>
              <w:rPr>
                <w:sz w:val="28"/>
              </w:rPr>
              <w:t>dùng.</w:t>
            </w:r>
          </w:p>
          <w:p w:rsidR="006A3C51" w:rsidRDefault="006A3C51" w:rsidP="00DA5E24">
            <w:pPr>
              <w:pStyle w:val="TableParagraph"/>
              <w:numPr>
                <w:ilvl w:val="0"/>
                <w:numId w:val="11"/>
              </w:numPr>
              <w:tabs>
                <w:tab w:val="left" w:pos="826"/>
              </w:tabs>
              <w:spacing w:before="4" w:line="322" w:lineRule="exact"/>
              <w:ind w:right="379"/>
              <w:jc w:val="both"/>
              <w:rPr>
                <w:sz w:val="28"/>
              </w:rPr>
            </w:pPr>
            <w:r>
              <w:rPr>
                <w:sz w:val="28"/>
              </w:rPr>
              <w:t>Hệ thống chuyển sang giao diện trang chủ và người dùng được phép sử dụng các chức năng tương ứng với vai trò của</w:t>
            </w:r>
            <w:r>
              <w:rPr>
                <w:spacing w:val="-5"/>
                <w:sz w:val="28"/>
              </w:rPr>
              <w:t xml:space="preserve"> </w:t>
            </w:r>
            <w:r>
              <w:rPr>
                <w:sz w:val="28"/>
              </w:rPr>
              <w:t>mình.</w:t>
            </w:r>
          </w:p>
        </w:tc>
      </w:tr>
      <w:tr w:rsidR="006A3C51" w:rsidTr="00D91550">
        <w:trPr>
          <w:trHeight w:val="441"/>
        </w:trPr>
        <w:tc>
          <w:tcPr>
            <w:tcW w:w="2792" w:type="dxa"/>
          </w:tcPr>
          <w:p w:rsidR="006A3C51" w:rsidRDefault="006A3C51" w:rsidP="00D91550">
            <w:pPr>
              <w:pStyle w:val="TableParagraph"/>
              <w:ind w:right="100"/>
              <w:jc w:val="right"/>
              <w:rPr>
                <w:sz w:val="28"/>
              </w:rPr>
            </w:pPr>
            <w:r>
              <w:rPr>
                <w:sz w:val="28"/>
              </w:rPr>
              <w:t>Alternative flow:</w:t>
            </w:r>
          </w:p>
        </w:tc>
        <w:tc>
          <w:tcPr>
            <w:tcW w:w="6678" w:type="dxa"/>
          </w:tcPr>
          <w:p w:rsidR="006A3C51" w:rsidRDefault="006A3C51" w:rsidP="00D91550">
            <w:pPr>
              <w:pStyle w:val="TableParagraph"/>
              <w:ind w:left="105"/>
              <w:rPr>
                <w:sz w:val="28"/>
              </w:rPr>
            </w:pPr>
            <w:r>
              <w:rPr>
                <w:sz w:val="28"/>
              </w:rPr>
              <w:t>Không có</w:t>
            </w:r>
          </w:p>
        </w:tc>
      </w:tr>
      <w:tr w:rsidR="006A3C51" w:rsidTr="00D91550">
        <w:trPr>
          <w:trHeight w:val="1207"/>
        </w:trPr>
        <w:tc>
          <w:tcPr>
            <w:tcW w:w="2792" w:type="dxa"/>
          </w:tcPr>
          <w:p w:rsidR="006A3C51" w:rsidRDefault="006A3C51" w:rsidP="00D91550">
            <w:pPr>
              <w:pStyle w:val="TableParagraph"/>
              <w:spacing w:before="115" w:line="240" w:lineRule="auto"/>
              <w:ind w:right="98"/>
              <w:jc w:val="right"/>
              <w:rPr>
                <w:sz w:val="28"/>
              </w:rPr>
            </w:pPr>
            <w:r>
              <w:rPr>
                <w:sz w:val="28"/>
              </w:rPr>
              <w:t>Exceptions:</w:t>
            </w:r>
          </w:p>
        </w:tc>
        <w:tc>
          <w:tcPr>
            <w:tcW w:w="6678" w:type="dxa"/>
          </w:tcPr>
          <w:p w:rsidR="006A3C51" w:rsidRDefault="006A3C51" w:rsidP="00D91550">
            <w:pPr>
              <w:pStyle w:val="TableParagraph"/>
              <w:spacing w:before="115" w:line="240" w:lineRule="auto"/>
              <w:ind w:left="105" w:right="337"/>
              <w:rPr>
                <w:sz w:val="28"/>
              </w:rPr>
            </w:pPr>
            <w:proofErr w:type="gramStart"/>
            <w:r>
              <w:rPr>
                <w:sz w:val="28"/>
              </w:rPr>
              <w:t>3.a</w:t>
            </w:r>
            <w:proofErr w:type="gramEnd"/>
            <w:r>
              <w:rPr>
                <w:sz w:val="28"/>
              </w:rPr>
              <w:t>. Tài khoản không hợp lệ: Hệ thống thông báo lỗi và chuyển về giao diện màn hình đăng nhập.</w:t>
            </w:r>
          </w:p>
        </w:tc>
      </w:tr>
      <w:tr w:rsidR="006A3C51" w:rsidTr="00D91550">
        <w:trPr>
          <w:trHeight w:val="441"/>
        </w:trPr>
        <w:tc>
          <w:tcPr>
            <w:tcW w:w="2792" w:type="dxa"/>
          </w:tcPr>
          <w:p w:rsidR="006A3C51" w:rsidRDefault="006A3C51" w:rsidP="00D91550">
            <w:pPr>
              <w:pStyle w:val="TableParagraph"/>
              <w:ind w:right="99"/>
              <w:jc w:val="right"/>
              <w:rPr>
                <w:sz w:val="28"/>
              </w:rPr>
            </w:pPr>
            <w:r>
              <w:rPr>
                <w:sz w:val="28"/>
              </w:rPr>
              <w:t>Includes:</w:t>
            </w:r>
          </w:p>
        </w:tc>
        <w:tc>
          <w:tcPr>
            <w:tcW w:w="6678" w:type="dxa"/>
          </w:tcPr>
          <w:p w:rsidR="006A3C51" w:rsidRDefault="006A3C51" w:rsidP="00D91550">
            <w:pPr>
              <w:pStyle w:val="TableParagraph"/>
              <w:ind w:left="105"/>
              <w:rPr>
                <w:sz w:val="28"/>
              </w:rPr>
            </w:pPr>
            <w:r>
              <w:rPr>
                <w:sz w:val="28"/>
              </w:rPr>
              <w:t>Không có</w:t>
            </w:r>
          </w:p>
        </w:tc>
      </w:tr>
      <w:tr w:rsidR="006A3C51" w:rsidTr="00D91550">
        <w:trPr>
          <w:trHeight w:val="443"/>
        </w:trPr>
        <w:tc>
          <w:tcPr>
            <w:tcW w:w="2792" w:type="dxa"/>
          </w:tcPr>
          <w:p w:rsidR="006A3C51" w:rsidRDefault="006A3C51" w:rsidP="00D91550">
            <w:pPr>
              <w:pStyle w:val="TableParagraph"/>
              <w:spacing w:before="115"/>
              <w:ind w:right="101"/>
              <w:jc w:val="right"/>
              <w:rPr>
                <w:sz w:val="28"/>
              </w:rPr>
            </w:pPr>
            <w:r>
              <w:rPr>
                <w:sz w:val="28"/>
              </w:rPr>
              <w:lastRenderedPageBreak/>
              <w:t>Priority:</w:t>
            </w:r>
          </w:p>
        </w:tc>
        <w:tc>
          <w:tcPr>
            <w:tcW w:w="6678" w:type="dxa"/>
          </w:tcPr>
          <w:p w:rsidR="006A3C51" w:rsidRDefault="006A3C51" w:rsidP="00D91550">
            <w:pPr>
              <w:pStyle w:val="TableParagraph"/>
              <w:spacing w:before="115"/>
              <w:ind w:left="105"/>
              <w:rPr>
                <w:sz w:val="28"/>
              </w:rPr>
            </w:pPr>
            <w:r>
              <w:rPr>
                <w:sz w:val="28"/>
              </w:rPr>
              <w:t>1</w:t>
            </w:r>
          </w:p>
        </w:tc>
      </w:tr>
      <w:tr w:rsidR="006A3C51" w:rsidTr="00D91550">
        <w:trPr>
          <w:trHeight w:val="441"/>
        </w:trPr>
        <w:tc>
          <w:tcPr>
            <w:tcW w:w="2792" w:type="dxa"/>
          </w:tcPr>
          <w:p w:rsidR="006A3C51" w:rsidRDefault="006A3C51" w:rsidP="00D91550">
            <w:pPr>
              <w:pStyle w:val="TableParagraph"/>
              <w:ind w:right="98"/>
              <w:jc w:val="right"/>
              <w:rPr>
                <w:sz w:val="28"/>
              </w:rPr>
            </w:pPr>
            <w:r>
              <w:rPr>
                <w:sz w:val="28"/>
              </w:rPr>
              <w:t>Frequency of use</w:t>
            </w:r>
          </w:p>
        </w:tc>
        <w:tc>
          <w:tcPr>
            <w:tcW w:w="6678" w:type="dxa"/>
          </w:tcPr>
          <w:p w:rsidR="006A3C51" w:rsidRDefault="006A3C51" w:rsidP="00D91550">
            <w:pPr>
              <w:pStyle w:val="TableParagraph"/>
              <w:ind w:left="105"/>
              <w:rPr>
                <w:sz w:val="28"/>
              </w:rPr>
            </w:pPr>
            <w:r>
              <w:rPr>
                <w:sz w:val="28"/>
              </w:rPr>
              <w:t>Rất lớn</w:t>
            </w:r>
          </w:p>
        </w:tc>
      </w:tr>
      <w:tr w:rsidR="006A3C51" w:rsidTr="00D91550">
        <w:trPr>
          <w:trHeight w:val="443"/>
        </w:trPr>
        <w:tc>
          <w:tcPr>
            <w:tcW w:w="2792" w:type="dxa"/>
          </w:tcPr>
          <w:p w:rsidR="006A3C51" w:rsidRDefault="006A3C51" w:rsidP="00D91550">
            <w:pPr>
              <w:pStyle w:val="TableParagraph"/>
              <w:spacing w:line="311" w:lineRule="exact"/>
              <w:ind w:right="99"/>
              <w:jc w:val="right"/>
              <w:rPr>
                <w:sz w:val="28"/>
              </w:rPr>
            </w:pPr>
            <w:r>
              <w:rPr>
                <w:sz w:val="28"/>
              </w:rPr>
              <w:t>Business Rules:</w:t>
            </w:r>
          </w:p>
        </w:tc>
        <w:tc>
          <w:tcPr>
            <w:tcW w:w="6678" w:type="dxa"/>
          </w:tcPr>
          <w:p w:rsidR="006A3C51" w:rsidRDefault="006A3C51" w:rsidP="00D91550">
            <w:pPr>
              <w:pStyle w:val="TableParagraph"/>
              <w:spacing w:line="311" w:lineRule="exact"/>
              <w:ind w:left="105"/>
              <w:rPr>
                <w:sz w:val="28"/>
              </w:rPr>
            </w:pPr>
            <w:r>
              <w:rPr>
                <w:sz w:val="28"/>
              </w:rPr>
              <w:t>Không có</w:t>
            </w:r>
          </w:p>
        </w:tc>
      </w:tr>
    </w:tbl>
    <w:p w:rsidR="006A3C51" w:rsidRDefault="006A3C51" w:rsidP="006A3C51">
      <w:pPr>
        <w:spacing w:line="311" w:lineRule="exact"/>
        <w:rPr>
          <w:sz w:val="28"/>
        </w:rPr>
        <w:sectPr w:rsidR="006A3C51">
          <w:pgSz w:w="12240" w:h="15840"/>
          <w:pgMar w:top="1060" w:right="0" w:bottom="1300" w:left="1420" w:header="0" w:footer="1074" w:gutter="0"/>
          <w:cols w:space="720"/>
        </w:sect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6A3C51" w:rsidTr="00D91550">
        <w:trPr>
          <w:trHeight w:val="765"/>
        </w:trPr>
        <w:tc>
          <w:tcPr>
            <w:tcW w:w="2792" w:type="dxa"/>
          </w:tcPr>
          <w:p w:rsidR="006A3C51" w:rsidRDefault="006A3C51" w:rsidP="00D91550">
            <w:pPr>
              <w:pStyle w:val="TableParagraph"/>
              <w:spacing w:before="108" w:line="240" w:lineRule="auto"/>
              <w:ind w:right="100"/>
              <w:jc w:val="right"/>
              <w:rPr>
                <w:sz w:val="28"/>
              </w:rPr>
            </w:pPr>
            <w:r>
              <w:rPr>
                <w:sz w:val="28"/>
              </w:rPr>
              <w:lastRenderedPageBreak/>
              <w:t>Special Requirements:</w:t>
            </w:r>
          </w:p>
        </w:tc>
        <w:tc>
          <w:tcPr>
            <w:tcW w:w="6678" w:type="dxa"/>
          </w:tcPr>
          <w:p w:rsidR="006A3C51" w:rsidRDefault="006A3C51" w:rsidP="00D91550">
            <w:pPr>
              <w:pStyle w:val="TableParagraph"/>
              <w:spacing w:before="108" w:line="320" w:lineRule="atLeast"/>
              <w:ind w:left="105" w:right="93"/>
              <w:rPr>
                <w:sz w:val="28"/>
              </w:rPr>
            </w:pPr>
            <w:r>
              <w:rPr>
                <w:sz w:val="28"/>
              </w:rPr>
              <w:t>Chú ý làm tăng hiệu xuất xác thực tài khoản của hệ thống vì use case này được sử dụng rất thường xuyên.</w:t>
            </w:r>
          </w:p>
        </w:tc>
      </w:tr>
      <w:tr w:rsidR="006A3C51" w:rsidTr="00D91550">
        <w:trPr>
          <w:trHeight w:val="441"/>
        </w:trPr>
        <w:tc>
          <w:tcPr>
            <w:tcW w:w="2792" w:type="dxa"/>
          </w:tcPr>
          <w:p w:rsidR="006A3C51" w:rsidRDefault="006A3C51" w:rsidP="00D91550">
            <w:pPr>
              <w:pStyle w:val="TableParagraph"/>
              <w:spacing w:before="105" w:line="316" w:lineRule="exact"/>
              <w:ind w:right="99"/>
              <w:jc w:val="right"/>
              <w:rPr>
                <w:sz w:val="28"/>
              </w:rPr>
            </w:pPr>
            <w:r>
              <w:rPr>
                <w:sz w:val="28"/>
              </w:rPr>
              <w:t>Assumptions:</w:t>
            </w:r>
          </w:p>
        </w:tc>
        <w:tc>
          <w:tcPr>
            <w:tcW w:w="6678" w:type="dxa"/>
          </w:tcPr>
          <w:p w:rsidR="006A3C51" w:rsidRDefault="006A3C51" w:rsidP="00D91550">
            <w:pPr>
              <w:pStyle w:val="TableParagraph"/>
              <w:spacing w:before="105" w:line="316" w:lineRule="exact"/>
              <w:ind w:left="105"/>
              <w:rPr>
                <w:sz w:val="28"/>
              </w:rPr>
            </w:pPr>
            <w:r>
              <w:rPr>
                <w:sz w:val="28"/>
              </w:rPr>
              <w:t>Không có</w:t>
            </w:r>
          </w:p>
        </w:tc>
      </w:tr>
      <w:tr w:rsidR="006A3C51" w:rsidTr="00D91550">
        <w:trPr>
          <w:trHeight w:val="443"/>
        </w:trPr>
        <w:tc>
          <w:tcPr>
            <w:tcW w:w="2792" w:type="dxa"/>
          </w:tcPr>
          <w:p w:rsidR="006A3C51" w:rsidRDefault="006A3C51" w:rsidP="00D91550">
            <w:pPr>
              <w:pStyle w:val="TableParagraph"/>
              <w:spacing w:before="105" w:line="318" w:lineRule="exact"/>
              <w:ind w:right="100"/>
              <w:jc w:val="right"/>
              <w:rPr>
                <w:sz w:val="28"/>
              </w:rPr>
            </w:pPr>
            <w:r>
              <w:rPr>
                <w:sz w:val="28"/>
              </w:rPr>
              <w:t>Notes and Issues:</w:t>
            </w:r>
          </w:p>
        </w:tc>
        <w:tc>
          <w:tcPr>
            <w:tcW w:w="6678" w:type="dxa"/>
          </w:tcPr>
          <w:p w:rsidR="006A3C51" w:rsidRDefault="006A3C51" w:rsidP="00D91550">
            <w:pPr>
              <w:pStyle w:val="TableParagraph"/>
              <w:spacing w:before="105" w:line="318" w:lineRule="exact"/>
              <w:ind w:left="105"/>
              <w:rPr>
                <w:sz w:val="28"/>
              </w:rPr>
            </w:pPr>
            <w:r>
              <w:rPr>
                <w:sz w:val="28"/>
              </w:rPr>
              <w:t>Không có</w:t>
            </w:r>
          </w:p>
        </w:tc>
      </w:tr>
    </w:tbl>
    <w:p w:rsidR="006A3C51" w:rsidRDefault="006A3C51" w:rsidP="006A3C51">
      <w:pPr>
        <w:pStyle w:val="ListParagraph"/>
        <w:tabs>
          <w:tab w:val="left" w:pos="1002"/>
        </w:tabs>
        <w:spacing w:before="105"/>
        <w:ind w:firstLine="0"/>
        <w:rPr>
          <w:sz w:val="28"/>
        </w:rPr>
      </w:pPr>
    </w:p>
    <w:p w:rsidR="00D3778D" w:rsidRDefault="00D04AD5" w:rsidP="00DA5E24">
      <w:pPr>
        <w:pStyle w:val="ListParagraph"/>
        <w:numPr>
          <w:ilvl w:val="1"/>
          <w:numId w:val="14"/>
        </w:numPr>
        <w:tabs>
          <w:tab w:val="left" w:pos="1002"/>
        </w:tabs>
        <w:spacing w:before="105"/>
        <w:rPr>
          <w:sz w:val="28"/>
        </w:rPr>
      </w:pPr>
      <w:r>
        <w:rPr>
          <w:sz w:val="28"/>
        </w:rPr>
        <w:t>Đặc tả use case ‘đăng</w:t>
      </w:r>
      <w:r>
        <w:rPr>
          <w:spacing w:val="-3"/>
          <w:sz w:val="28"/>
        </w:rPr>
        <w:t xml:space="preserve"> </w:t>
      </w:r>
      <w:r>
        <w:rPr>
          <w:sz w:val="28"/>
        </w:rPr>
        <w:t>xuất’</w:t>
      </w:r>
    </w:p>
    <w:p w:rsidR="00D3778D" w:rsidRDefault="002D5440">
      <w:pPr>
        <w:spacing w:before="249"/>
        <w:ind w:left="282"/>
        <w:rPr>
          <w:sz w:val="24"/>
        </w:rPr>
      </w:pPr>
      <w:bookmarkStart w:id="153" w:name="_bookmark15"/>
      <w:bookmarkEnd w:id="153"/>
      <w:r>
        <w:rPr>
          <w:b/>
          <w:spacing w:val="2"/>
          <w:sz w:val="24"/>
        </w:rPr>
        <w:t>Bảng 2.</w:t>
      </w:r>
      <w:r>
        <w:rPr>
          <w:b/>
          <w:spacing w:val="2"/>
          <w:sz w:val="24"/>
          <w:lang w:val="vi-VN"/>
        </w:rPr>
        <w:t>3</w:t>
      </w:r>
      <w:r w:rsidR="00D04AD5">
        <w:rPr>
          <w:b/>
          <w:spacing w:val="2"/>
          <w:sz w:val="24"/>
        </w:rPr>
        <w:t xml:space="preserve"> </w:t>
      </w:r>
      <w:r w:rsidR="00D04AD5">
        <w:rPr>
          <w:spacing w:val="2"/>
          <w:sz w:val="24"/>
        </w:rPr>
        <w:t xml:space="preserve">Đặc tả use case </w:t>
      </w:r>
      <w:r w:rsidR="00D04AD5">
        <w:rPr>
          <w:spacing w:val="3"/>
          <w:sz w:val="24"/>
        </w:rPr>
        <w:t>đăng</w:t>
      </w:r>
      <w:r w:rsidR="00D04AD5">
        <w:rPr>
          <w:spacing w:val="61"/>
          <w:sz w:val="24"/>
        </w:rPr>
        <w:t xml:space="preserve"> </w:t>
      </w:r>
      <w:r w:rsidR="00D04AD5">
        <w:rPr>
          <w:spacing w:val="2"/>
          <w:sz w:val="24"/>
        </w:rPr>
        <w:t>xuất</w:t>
      </w:r>
    </w:p>
    <w:p w:rsidR="00D3778D" w:rsidRDefault="00D3778D">
      <w:pPr>
        <w:pStyle w:val="BodyText"/>
        <w:rPr>
          <w:sz w:val="23"/>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3778D">
        <w:trPr>
          <w:trHeight w:val="441"/>
        </w:trPr>
        <w:tc>
          <w:tcPr>
            <w:tcW w:w="2792" w:type="dxa"/>
          </w:tcPr>
          <w:p w:rsidR="00D3778D" w:rsidRDefault="00D04AD5">
            <w:pPr>
              <w:pStyle w:val="TableParagraph"/>
              <w:ind w:right="98"/>
              <w:jc w:val="right"/>
              <w:rPr>
                <w:sz w:val="28"/>
              </w:rPr>
            </w:pPr>
            <w:r>
              <w:rPr>
                <w:sz w:val="28"/>
              </w:rPr>
              <w:t>Use case ID:</w:t>
            </w:r>
          </w:p>
        </w:tc>
        <w:tc>
          <w:tcPr>
            <w:tcW w:w="6678" w:type="dxa"/>
          </w:tcPr>
          <w:p w:rsidR="00D3778D" w:rsidRDefault="006A3C51">
            <w:pPr>
              <w:pStyle w:val="TableParagraph"/>
              <w:ind w:left="105"/>
              <w:rPr>
                <w:sz w:val="28"/>
              </w:rPr>
            </w:pPr>
            <w:r>
              <w:rPr>
                <w:sz w:val="28"/>
              </w:rPr>
              <w:t>UC03</w:t>
            </w:r>
          </w:p>
        </w:tc>
      </w:tr>
      <w:tr w:rsidR="00D3778D">
        <w:trPr>
          <w:trHeight w:val="444"/>
        </w:trPr>
        <w:tc>
          <w:tcPr>
            <w:tcW w:w="2792" w:type="dxa"/>
          </w:tcPr>
          <w:p w:rsidR="00D3778D" w:rsidRDefault="00D04AD5">
            <w:pPr>
              <w:pStyle w:val="TableParagraph"/>
              <w:spacing w:line="311" w:lineRule="exact"/>
              <w:ind w:right="103"/>
              <w:jc w:val="right"/>
              <w:rPr>
                <w:sz w:val="28"/>
              </w:rPr>
            </w:pPr>
            <w:r>
              <w:rPr>
                <w:sz w:val="28"/>
              </w:rPr>
              <w:t>Use case Name:</w:t>
            </w:r>
          </w:p>
        </w:tc>
        <w:tc>
          <w:tcPr>
            <w:tcW w:w="6678" w:type="dxa"/>
          </w:tcPr>
          <w:p w:rsidR="00D3778D" w:rsidRDefault="00D04AD5">
            <w:pPr>
              <w:pStyle w:val="TableParagraph"/>
              <w:spacing w:line="311" w:lineRule="exact"/>
              <w:ind w:left="105"/>
              <w:rPr>
                <w:sz w:val="28"/>
              </w:rPr>
            </w:pPr>
            <w:r>
              <w:rPr>
                <w:sz w:val="28"/>
              </w:rPr>
              <w:t>Đăng xuất</w:t>
            </w:r>
          </w:p>
        </w:tc>
      </w:tr>
      <w:tr w:rsidR="00D3778D">
        <w:trPr>
          <w:trHeight w:val="441"/>
        </w:trPr>
        <w:tc>
          <w:tcPr>
            <w:tcW w:w="2792" w:type="dxa"/>
          </w:tcPr>
          <w:p w:rsidR="00D3778D" w:rsidRDefault="00D04AD5">
            <w:pPr>
              <w:pStyle w:val="TableParagraph"/>
              <w:ind w:right="98"/>
              <w:jc w:val="right"/>
              <w:rPr>
                <w:sz w:val="28"/>
              </w:rPr>
            </w:pPr>
            <w:r>
              <w:rPr>
                <w:sz w:val="28"/>
              </w:rPr>
              <w:t>Actors:</w:t>
            </w:r>
          </w:p>
        </w:tc>
        <w:tc>
          <w:tcPr>
            <w:tcW w:w="6678" w:type="dxa"/>
          </w:tcPr>
          <w:p w:rsidR="00D3778D" w:rsidRDefault="006A3C51">
            <w:pPr>
              <w:pStyle w:val="TableParagraph"/>
              <w:ind w:left="105"/>
              <w:rPr>
                <w:sz w:val="28"/>
              </w:rPr>
            </w:pPr>
            <w:r>
              <w:rPr>
                <w:sz w:val="28"/>
              </w:rPr>
              <w:t xml:space="preserve">Khách hàng, quản lí cửa hàng, quản trị hệ thống, quản lí bán hàng </w:t>
            </w:r>
          </w:p>
        </w:tc>
      </w:tr>
      <w:tr w:rsidR="00D3778D">
        <w:trPr>
          <w:trHeight w:val="1084"/>
        </w:trPr>
        <w:tc>
          <w:tcPr>
            <w:tcW w:w="2792" w:type="dxa"/>
          </w:tcPr>
          <w:p w:rsidR="00D3778D" w:rsidRDefault="00D04AD5">
            <w:pPr>
              <w:pStyle w:val="TableParagraph"/>
              <w:spacing w:line="240" w:lineRule="auto"/>
              <w:ind w:right="98"/>
              <w:jc w:val="right"/>
              <w:rPr>
                <w:sz w:val="28"/>
              </w:rPr>
            </w:pPr>
            <w:r>
              <w:rPr>
                <w:sz w:val="28"/>
              </w:rPr>
              <w:t>Desctiption:</w:t>
            </w:r>
          </w:p>
        </w:tc>
        <w:tc>
          <w:tcPr>
            <w:tcW w:w="6678" w:type="dxa"/>
          </w:tcPr>
          <w:p w:rsidR="00D3778D" w:rsidRDefault="00D04AD5">
            <w:pPr>
              <w:pStyle w:val="TableParagraph"/>
              <w:spacing w:before="116" w:line="322" w:lineRule="exact"/>
              <w:ind w:left="105" w:right="210"/>
              <w:rPr>
                <w:sz w:val="28"/>
              </w:rPr>
            </w:pPr>
            <w:r>
              <w:rPr>
                <w:sz w:val="28"/>
              </w:rPr>
              <w:t>Use case này cho phép hệ thống ngắt quyền truy nhập của các tác nhân tới các chức năng riêng theo vai trò của mình.</w:t>
            </w:r>
          </w:p>
        </w:tc>
      </w:tr>
      <w:tr w:rsidR="00D3778D">
        <w:trPr>
          <w:trHeight w:val="443"/>
        </w:trPr>
        <w:tc>
          <w:tcPr>
            <w:tcW w:w="2792" w:type="dxa"/>
          </w:tcPr>
          <w:p w:rsidR="00D3778D" w:rsidRDefault="00D04AD5">
            <w:pPr>
              <w:pStyle w:val="TableParagraph"/>
              <w:spacing w:before="115"/>
              <w:ind w:right="99"/>
              <w:jc w:val="right"/>
              <w:rPr>
                <w:sz w:val="28"/>
              </w:rPr>
            </w:pPr>
            <w:r>
              <w:rPr>
                <w:sz w:val="28"/>
              </w:rPr>
              <w:t>Trigger:</w:t>
            </w:r>
          </w:p>
        </w:tc>
        <w:tc>
          <w:tcPr>
            <w:tcW w:w="6678" w:type="dxa"/>
          </w:tcPr>
          <w:p w:rsidR="00D3778D" w:rsidRDefault="00D04AD5">
            <w:pPr>
              <w:pStyle w:val="TableParagraph"/>
              <w:spacing w:before="115"/>
              <w:ind w:left="105"/>
              <w:rPr>
                <w:sz w:val="28"/>
              </w:rPr>
            </w:pPr>
            <w:r>
              <w:rPr>
                <w:sz w:val="28"/>
              </w:rPr>
              <w:t>Người dùng chọn nút đăng xuất.</w:t>
            </w:r>
          </w:p>
        </w:tc>
      </w:tr>
      <w:tr w:rsidR="00D3778D">
        <w:trPr>
          <w:trHeight w:val="441"/>
        </w:trPr>
        <w:tc>
          <w:tcPr>
            <w:tcW w:w="2792" w:type="dxa"/>
          </w:tcPr>
          <w:p w:rsidR="00D3778D" w:rsidRDefault="00D04AD5">
            <w:pPr>
              <w:pStyle w:val="TableParagraph"/>
              <w:ind w:right="98"/>
              <w:jc w:val="right"/>
              <w:rPr>
                <w:sz w:val="28"/>
              </w:rPr>
            </w:pPr>
            <w:r>
              <w:rPr>
                <w:sz w:val="28"/>
              </w:rPr>
              <w:t>Preconditions:</w:t>
            </w:r>
          </w:p>
        </w:tc>
        <w:tc>
          <w:tcPr>
            <w:tcW w:w="6678" w:type="dxa"/>
          </w:tcPr>
          <w:p w:rsidR="00D3778D" w:rsidRDefault="00D04AD5">
            <w:pPr>
              <w:pStyle w:val="TableParagraph"/>
              <w:ind w:left="105"/>
              <w:rPr>
                <w:sz w:val="28"/>
              </w:rPr>
            </w:pPr>
            <w:r>
              <w:rPr>
                <w:sz w:val="28"/>
              </w:rPr>
              <w:t>Người dùng đã đăng nhập thành công vào hệ thống</w:t>
            </w:r>
          </w:p>
        </w:tc>
      </w:tr>
      <w:tr w:rsidR="00D3778D">
        <w:trPr>
          <w:trHeight w:val="1418"/>
        </w:trPr>
        <w:tc>
          <w:tcPr>
            <w:tcW w:w="2792" w:type="dxa"/>
          </w:tcPr>
          <w:p w:rsidR="00D3778D" w:rsidRDefault="00D04AD5">
            <w:pPr>
              <w:pStyle w:val="TableParagraph"/>
              <w:spacing w:line="240" w:lineRule="auto"/>
              <w:ind w:right="99"/>
              <w:jc w:val="right"/>
              <w:rPr>
                <w:sz w:val="28"/>
              </w:rPr>
            </w:pPr>
            <w:r>
              <w:rPr>
                <w:sz w:val="28"/>
              </w:rPr>
              <w:t>Postconditions:</w:t>
            </w:r>
          </w:p>
        </w:tc>
        <w:tc>
          <w:tcPr>
            <w:tcW w:w="6678" w:type="dxa"/>
          </w:tcPr>
          <w:p w:rsidR="00D3778D" w:rsidRDefault="00D04AD5" w:rsidP="00DA5E24">
            <w:pPr>
              <w:pStyle w:val="TableParagraph"/>
              <w:numPr>
                <w:ilvl w:val="0"/>
                <w:numId w:val="10"/>
              </w:numPr>
              <w:tabs>
                <w:tab w:val="left" w:pos="825"/>
                <w:tab w:val="left" w:pos="826"/>
              </w:tabs>
              <w:spacing w:before="123" w:line="230" w:lineRule="auto"/>
              <w:ind w:right="704"/>
              <w:rPr>
                <w:sz w:val="28"/>
              </w:rPr>
            </w:pPr>
            <w:r>
              <w:rPr>
                <w:sz w:val="28"/>
              </w:rPr>
              <w:t>Hệ thống quay về màn hình giao diện website thông</w:t>
            </w:r>
            <w:r>
              <w:rPr>
                <w:spacing w:val="-4"/>
                <w:sz w:val="28"/>
              </w:rPr>
              <w:t xml:space="preserve"> </w:t>
            </w:r>
            <w:r>
              <w:rPr>
                <w:sz w:val="28"/>
              </w:rPr>
              <w:t>thường.</w:t>
            </w:r>
          </w:p>
          <w:p w:rsidR="00D3778D" w:rsidRDefault="00D04AD5" w:rsidP="00DA5E24">
            <w:pPr>
              <w:pStyle w:val="TableParagraph"/>
              <w:numPr>
                <w:ilvl w:val="0"/>
                <w:numId w:val="10"/>
              </w:numPr>
              <w:tabs>
                <w:tab w:val="left" w:pos="825"/>
                <w:tab w:val="left" w:pos="826"/>
              </w:tabs>
              <w:spacing w:before="12" w:line="322" w:lineRule="exact"/>
              <w:ind w:right="666"/>
              <w:rPr>
                <w:sz w:val="28"/>
              </w:rPr>
            </w:pPr>
            <w:r>
              <w:rPr>
                <w:sz w:val="28"/>
              </w:rPr>
              <w:t>Người sử dụng bị ngắt quyền truy cập vào các chức năng riêng của</w:t>
            </w:r>
            <w:r>
              <w:rPr>
                <w:spacing w:val="-4"/>
                <w:sz w:val="28"/>
              </w:rPr>
              <w:t xml:space="preserve"> </w:t>
            </w:r>
            <w:r>
              <w:rPr>
                <w:sz w:val="28"/>
              </w:rPr>
              <w:t>mình.</w:t>
            </w:r>
          </w:p>
        </w:tc>
      </w:tr>
      <w:tr w:rsidR="00D3778D">
        <w:trPr>
          <w:trHeight w:val="2373"/>
        </w:trPr>
        <w:tc>
          <w:tcPr>
            <w:tcW w:w="2792" w:type="dxa"/>
          </w:tcPr>
          <w:p w:rsidR="00D3778D" w:rsidRDefault="00D04AD5">
            <w:pPr>
              <w:pStyle w:val="TableParagraph"/>
              <w:spacing w:line="240" w:lineRule="auto"/>
              <w:ind w:right="99"/>
              <w:jc w:val="right"/>
              <w:rPr>
                <w:sz w:val="28"/>
              </w:rPr>
            </w:pPr>
            <w:r>
              <w:rPr>
                <w:sz w:val="28"/>
              </w:rPr>
              <w:t>Normal flow:</w:t>
            </w:r>
          </w:p>
        </w:tc>
        <w:tc>
          <w:tcPr>
            <w:tcW w:w="6678" w:type="dxa"/>
          </w:tcPr>
          <w:p w:rsidR="00D3778D" w:rsidRDefault="00D04AD5" w:rsidP="00DA5E24">
            <w:pPr>
              <w:pStyle w:val="TableParagraph"/>
              <w:numPr>
                <w:ilvl w:val="0"/>
                <w:numId w:val="9"/>
              </w:numPr>
              <w:tabs>
                <w:tab w:val="left" w:pos="826"/>
              </w:tabs>
              <w:spacing w:line="240" w:lineRule="auto"/>
              <w:rPr>
                <w:sz w:val="28"/>
              </w:rPr>
            </w:pPr>
            <w:r>
              <w:rPr>
                <w:sz w:val="28"/>
              </w:rPr>
              <w:t>Tác nhân chọn chức năng Đăng</w:t>
            </w:r>
            <w:r>
              <w:rPr>
                <w:spacing w:val="-7"/>
                <w:sz w:val="28"/>
              </w:rPr>
              <w:t xml:space="preserve"> </w:t>
            </w:r>
            <w:r>
              <w:rPr>
                <w:sz w:val="28"/>
              </w:rPr>
              <w:t>xuất.</w:t>
            </w:r>
          </w:p>
          <w:p w:rsidR="00D3778D" w:rsidRDefault="00D04AD5" w:rsidP="00DA5E24">
            <w:pPr>
              <w:pStyle w:val="TableParagraph"/>
              <w:numPr>
                <w:ilvl w:val="0"/>
                <w:numId w:val="9"/>
              </w:numPr>
              <w:tabs>
                <w:tab w:val="left" w:pos="826"/>
              </w:tabs>
              <w:spacing w:before="3" w:line="240" w:lineRule="auto"/>
              <w:ind w:right="480"/>
              <w:rPr>
                <w:sz w:val="28"/>
              </w:rPr>
            </w:pPr>
            <w:r>
              <w:rPr>
                <w:sz w:val="28"/>
              </w:rPr>
              <w:t>Hệ thống hiển thị thông báo xác nhận việc đăng xuất của người sử</w:t>
            </w:r>
            <w:r>
              <w:rPr>
                <w:spacing w:val="-5"/>
                <w:sz w:val="28"/>
              </w:rPr>
              <w:t xml:space="preserve"> </w:t>
            </w:r>
            <w:r>
              <w:rPr>
                <w:sz w:val="28"/>
              </w:rPr>
              <w:t>dụng.</w:t>
            </w:r>
          </w:p>
          <w:p w:rsidR="00D3778D" w:rsidRDefault="00D04AD5" w:rsidP="00DA5E24">
            <w:pPr>
              <w:pStyle w:val="TableParagraph"/>
              <w:numPr>
                <w:ilvl w:val="0"/>
                <w:numId w:val="9"/>
              </w:numPr>
              <w:tabs>
                <w:tab w:val="left" w:pos="826"/>
              </w:tabs>
              <w:spacing w:before="0" w:line="321" w:lineRule="exact"/>
              <w:rPr>
                <w:sz w:val="28"/>
              </w:rPr>
            </w:pPr>
            <w:r>
              <w:rPr>
                <w:sz w:val="28"/>
              </w:rPr>
              <w:t>Tác nhân xác nhận đăng</w:t>
            </w:r>
            <w:r>
              <w:rPr>
                <w:spacing w:val="-2"/>
                <w:sz w:val="28"/>
              </w:rPr>
              <w:t xml:space="preserve"> </w:t>
            </w:r>
            <w:r>
              <w:rPr>
                <w:sz w:val="28"/>
              </w:rPr>
              <w:t>xuất.</w:t>
            </w:r>
          </w:p>
          <w:p w:rsidR="00D3778D" w:rsidRDefault="00D04AD5" w:rsidP="00DA5E24">
            <w:pPr>
              <w:pStyle w:val="TableParagraph"/>
              <w:numPr>
                <w:ilvl w:val="0"/>
                <w:numId w:val="9"/>
              </w:numPr>
              <w:tabs>
                <w:tab w:val="left" w:pos="826"/>
              </w:tabs>
              <w:spacing w:before="3" w:line="322" w:lineRule="exact"/>
              <w:ind w:right="196"/>
              <w:rPr>
                <w:sz w:val="28"/>
              </w:rPr>
            </w:pPr>
            <w:r>
              <w:rPr>
                <w:sz w:val="28"/>
              </w:rPr>
              <w:t>Hệ thống quay về màn hình giao diện bình thường và ngắt quyền truy cập vào các chức năng riêng của người sử</w:t>
            </w:r>
            <w:r>
              <w:rPr>
                <w:spacing w:val="-6"/>
                <w:sz w:val="28"/>
              </w:rPr>
              <w:t xml:space="preserve"> </w:t>
            </w:r>
            <w:r>
              <w:rPr>
                <w:sz w:val="28"/>
              </w:rPr>
              <w:t>dụng.</w:t>
            </w:r>
          </w:p>
        </w:tc>
      </w:tr>
      <w:tr w:rsidR="00D3778D">
        <w:trPr>
          <w:trHeight w:val="444"/>
        </w:trPr>
        <w:tc>
          <w:tcPr>
            <w:tcW w:w="2792" w:type="dxa"/>
          </w:tcPr>
          <w:p w:rsidR="00D3778D" w:rsidRDefault="00D04AD5">
            <w:pPr>
              <w:pStyle w:val="TableParagraph"/>
              <w:spacing w:before="115" w:line="309" w:lineRule="exact"/>
              <w:ind w:right="100"/>
              <w:jc w:val="right"/>
              <w:rPr>
                <w:sz w:val="28"/>
              </w:rPr>
            </w:pPr>
            <w:r>
              <w:rPr>
                <w:sz w:val="28"/>
              </w:rPr>
              <w:t>Alternative flow:</w:t>
            </w:r>
          </w:p>
        </w:tc>
        <w:tc>
          <w:tcPr>
            <w:tcW w:w="6678" w:type="dxa"/>
          </w:tcPr>
          <w:p w:rsidR="00D3778D" w:rsidRDefault="00D04AD5">
            <w:pPr>
              <w:pStyle w:val="TableParagraph"/>
              <w:spacing w:before="115" w:line="309" w:lineRule="exact"/>
              <w:ind w:left="105"/>
              <w:rPr>
                <w:sz w:val="28"/>
              </w:rPr>
            </w:pPr>
            <w:r>
              <w:rPr>
                <w:sz w:val="28"/>
              </w:rPr>
              <w:t>Không có</w:t>
            </w:r>
          </w:p>
        </w:tc>
      </w:tr>
      <w:tr w:rsidR="00D3778D">
        <w:trPr>
          <w:trHeight w:val="1084"/>
        </w:trPr>
        <w:tc>
          <w:tcPr>
            <w:tcW w:w="2792" w:type="dxa"/>
          </w:tcPr>
          <w:p w:rsidR="00D3778D" w:rsidRDefault="00D04AD5">
            <w:pPr>
              <w:pStyle w:val="TableParagraph"/>
              <w:spacing w:line="240" w:lineRule="auto"/>
              <w:ind w:right="98"/>
              <w:jc w:val="right"/>
              <w:rPr>
                <w:sz w:val="28"/>
              </w:rPr>
            </w:pPr>
            <w:r>
              <w:rPr>
                <w:sz w:val="28"/>
              </w:rPr>
              <w:t>Exceptions:</w:t>
            </w:r>
          </w:p>
        </w:tc>
        <w:tc>
          <w:tcPr>
            <w:tcW w:w="6678" w:type="dxa"/>
          </w:tcPr>
          <w:p w:rsidR="00D3778D" w:rsidRDefault="00D04AD5">
            <w:pPr>
              <w:pStyle w:val="TableParagraph"/>
              <w:spacing w:before="116" w:line="322" w:lineRule="exact"/>
              <w:ind w:left="105" w:right="237"/>
              <w:rPr>
                <w:sz w:val="28"/>
              </w:rPr>
            </w:pPr>
            <w:proofErr w:type="gramStart"/>
            <w:r>
              <w:rPr>
                <w:sz w:val="28"/>
              </w:rPr>
              <w:t>3.a</w:t>
            </w:r>
            <w:proofErr w:type="gramEnd"/>
            <w:r>
              <w:rPr>
                <w:sz w:val="28"/>
              </w:rPr>
              <w:t>. Tác nhân xác nhận hủy: Hệ thống chuyển về giao diện bình thường như trước khi chọn chức năng đăng xuất.</w:t>
            </w:r>
          </w:p>
        </w:tc>
      </w:tr>
      <w:tr w:rsidR="00D3778D">
        <w:trPr>
          <w:trHeight w:val="443"/>
        </w:trPr>
        <w:tc>
          <w:tcPr>
            <w:tcW w:w="2792" w:type="dxa"/>
          </w:tcPr>
          <w:p w:rsidR="00D3778D" w:rsidRDefault="00D04AD5">
            <w:pPr>
              <w:pStyle w:val="TableParagraph"/>
              <w:spacing w:before="115"/>
              <w:ind w:right="99"/>
              <w:jc w:val="right"/>
              <w:rPr>
                <w:sz w:val="28"/>
              </w:rPr>
            </w:pPr>
            <w:r>
              <w:rPr>
                <w:sz w:val="28"/>
              </w:rPr>
              <w:t>Includes:</w:t>
            </w:r>
          </w:p>
        </w:tc>
        <w:tc>
          <w:tcPr>
            <w:tcW w:w="6678" w:type="dxa"/>
          </w:tcPr>
          <w:p w:rsidR="00D3778D" w:rsidRDefault="00D04AD5">
            <w:pPr>
              <w:pStyle w:val="TableParagraph"/>
              <w:spacing w:before="115"/>
              <w:ind w:left="105"/>
              <w:rPr>
                <w:sz w:val="28"/>
              </w:rPr>
            </w:pPr>
            <w:r>
              <w:rPr>
                <w:sz w:val="28"/>
              </w:rPr>
              <w:t>Không có</w:t>
            </w:r>
          </w:p>
        </w:tc>
      </w:tr>
      <w:tr w:rsidR="00D3778D">
        <w:trPr>
          <w:trHeight w:val="441"/>
        </w:trPr>
        <w:tc>
          <w:tcPr>
            <w:tcW w:w="2792" w:type="dxa"/>
          </w:tcPr>
          <w:p w:rsidR="00D3778D" w:rsidRDefault="00D04AD5">
            <w:pPr>
              <w:pStyle w:val="TableParagraph"/>
              <w:ind w:right="101"/>
              <w:jc w:val="right"/>
              <w:rPr>
                <w:sz w:val="28"/>
              </w:rPr>
            </w:pPr>
            <w:r>
              <w:rPr>
                <w:sz w:val="28"/>
              </w:rPr>
              <w:t>Priority:</w:t>
            </w:r>
          </w:p>
        </w:tc>
        <w:tc>
          <w:tcPr>
            <w:tcW w:w="6678" w:type="dxa"/>
          </w:tcPr>
          <w:p w:rsidR="00D3778D" w:rsidRDefault="00D04AD5">
            <w:pPr>
              <w:pStyle w:val="TableParagraph"/>
              <w:ind w:left="105"/>
              <w:rPr>
                <w:sz w:val="28"/>
              </w:rPr>
            </w:pPr>
            <w:r>
              <w:rPr>
                <w:sz w:val="28"/>
              </w:rPr>
              <w:t>1</w:t>
            </w:r>
          </w:p>
        </w:tc>
      </w:tr>
      <w:tr w:rsidR="00D3778D">
        <w:trPr>
          <w:trHeight w:val="443"/>
        </w:trPr>
        <w:tc>
          <w:tcPr>
            <w:tcW w:w="2792" w:type="dxa"/>
          </w:tcPr>
          <w:p w:rsidR="00D3778D" w:rsidRDefault="00D04AD5">
            <w:pPr>
              <w:pStyle w:val="TableParagraph"/>
              <w:spacing w:line="311" w:lineRule="exact"/>
              <w:ind w:right="98"/>
              <w:jc w:val="right"/>
              <w:rPr>
                <w:sz w:val="28"/>
              </w:rPr>
            </w:pPr>
            <w:r>
              <w:rPr>
                <w:sz w:val="28"/>
              </w:rPr>
              <w:lastRenderedPageBreak/>
              <w:t>Frequency of use</w:t>
            </w:r>
          </w:p>
        </w:tc>
        <w:tc>
          <w:tcPr>
            <w:tcW w:w="6678" w:type="dxa"/>
          </w:tcPr>
          <w:p w:rsidR="00D3778D" w:rsidRDefault="00D04AD5">
            <w:pPr>
              <w:pStyle w:val="TableParagraph"/>
              <w:spacing w:line="311" w:lineRule="exact"/>
              <w:ind w:left="105"/>
              <w:rPr>
                <w:sz w:val="28"/>
              </w:rPr>
            </w:pPr>
            <w:r>
              <w:rPr>
                <w:sz w:val="28"/>
              </w:rPr>
              <w:t>Rất lớn</w:t>
            </w:r>
          </w:p>
        </w:tc>
      </w:tr>
    </w:tbl>
    <w:p w:rsidR="00D3778D" w:rsidRDefault="00D3778D">
      <w:pPr>
        <w:spacing w:line="311" w:lineRule="exact"/>
        <w:rPr>
          <w:sz w:val="28"/>
        </w:rPr>
        <w:sectPr w:rsidR="00D3778D">
          <w:pgSz w:w="12240" w:h="15840"/>
          <w:pgMar w:top="1140" w:right="0" w:bottom="1300" w:left="1420" w:header="0" w:footer="1074" w:gutter="0"/>
          <w:cols w:space="720"/>
        </w:sect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3778D">
        <w:trPr>
          <w:trHeight w:val="444"/>
        </w:trPr>
        <w:tc>
          <w:tcPr>
            <w:tcW w:w="2792" w:type="dxa"/>
          </w:tcPr>
          <w:p w:rsidR="00D3778D" w:rsidRDefault="00D04AD5">
            <w:pPr>
              <w:pStyle w:val="TableParagraph"/>
              <w:spacing w:before="108" w:line="316" w:lineRule="exact"/>
              <w:ind w:right="99"/>
              <w:jc w:val="right"/>
              <w:rPr>
                <w:sz w:val="28"/>
              </w:rPr>
            </w:pPr>
            <w:r>
              <w:rPr>
                <w:sz w:val="28"/>
              </w:rPr>
              <w:lastRenderedPageBreak/>
              <w:t>Business Rules:</w:t>
            </w:r>
          </w:p>
        </w:tc>
        <w:tc>
          <w:tcPr>
            <w:tcW w:w="6678" w:type="dxa"/>
          </w:tcPr>
          <w:p w:rsidR="00D3778D" w:rsidRDefault="00D04AD5">
            <w:pPr>
              <w:pStyle w:val="TableParagraph"/>
              <w:spacing w:before="108" w:line="316" w:lineRule="exact"/>
              <w:ind w:left="105"/>
              <w:rPr>
                <w:sz w:val="28"/>
              </w:rPr>
            </w:pPr>
            <w:r>
              <w:rPr>
                <w:sz w:val="28"/>
              </w:rPr>
              <w:t>Không có</w:t>
            </w:r>
          </w:p>
        </w:tc>
      </w:tr>
      <w:tr w:rsidR="00D3778D">
        <w:trPr>
          <w:trHeight w:val="441"/>
        </w:trPr>
        <w:tc>
          <w:tcPr>
            <w:tcW w:w="2792" w:type="dxa"/>
          </w:tcPr>
          <w:p w:rsidR="00D3778D" w:rsidRDefault="00D04AD5">
            <w:pPr>
              <w:pStyle w:val="TableParagraph"/>
              <w:spacing w:before="105" w:line="316" w:lineRule="exact"/>
              <w:ind w:right="100"/>
              <w:jc w:val="right"/>
              <w:rPr>
                <w:sz w:val="28"/>
              </w:rPr>
            </w:pPr>
            <w:r>
              <w:rPr>
                <w:sz w:val="28"/>
              </w:rPr>
              <w:t>Special Requirements:</w:t>
            </w:r>
          </w:p>
        </w:tc>
        <w:tc>
          <w:tcPr>
            <w:tcW w:w="6678" w:type="dxa"/>
          </w:tcPr>
          <w:p w:rsidR="00D3778D" w:rsidRDefault="00D04AD5">
            <w:pPr>
              <w:pStyle w:val="TableParagraph"/>
              <w:spacing w:before="105" w:line="316" w:lineRule="exact"/>
              <w:ind w:left="105"/>
              <w:rPr>
                <w:sz w:val="28"/>
              </w:rPr>
            </w:pPr>
            <w:r>
              <w:rPr>
                <w:sz w:val="28"/>
              </w:rPr>
              <w:t>Không có</w:t>
            </w:r>
          </w:p>
        </w:tc>
      </w:tr>
      <w:tr w:rsidR="00D3778D">
        <w:trPr>
          <w:trHeight w:val="441"/>
        </w:trPr>
        <w:tc>
          <w:tcPr>
            <w:tcW w:w="2792" w:type="dxa"/>
          </w:tcPr>
          <w:p w:rsidR="00D3778D" w:rsidRDefault="00D04AD5">
            <w:pPr>
              <w:pStyle w:val="TableParagraph"/>
              <w:spacing w:before="105" w:line="316" w:lineRule="exact"/>
              <w:ind w:right="97"/>
              <w:jc w:val="right"/>
              <w:rPr>
                <w:sz w:val="28"/>
              </w:rPr>
            </w:pPr>
            <w:r>
              <w:rPr>
                <w:sz w:val="28"/>
              </w:rPr>
              <w:t>Assumptions:</w:t>
            </w:r>
          </w:p>
        </w:tc>
        <w:tc>
          <w:tcPr>
            <w:tcW w:w="6678" w:type="dxa"/>
          </w:tcPr>
          <w:p w:rsidR="00D3778D" w:rsidRDefault="00D04AD5">
            <w:pPr>
              <w:pStyle w:val="TableParagraph"/>
              <w:spacing w:before="105" w:line="316" w:lineRule="exact"/>
              <w:ind w:left="105"/>
              <w:rPr>
                <w:sz w:val="28"/>
              </w:rPr>
            </w:pPr>
            <w:r>
              <w:rPr>
                <w:sz w:val="28"/>
              </w:rPr>
              <w:t>Không có</w:t>
            </w:r>
          </w:p>
        </w:tc>
      </w:tr>
      <w:tr w:rsidR="00D3778D">
        <w:trPr>
          <w:trHeight w:val="443"/>
        </w:trPr>
        <w:tc>
          <w:tcPr>
            <w:tcW w:w="2792" w:type="dxa"/>
          </w:tcPr>
          <w:p w:rsidR="00D3778D" w:rsidRDefault="00D04AD5">
            <w:pPr>
              <w:pStyle w:val="TableParagraph"/>
              <w:spacing w:before="108" w:line="316" w:lineRule="exact"/>
              <w:ind w:right="100"/>
              <w:jc w:val="right"/>
              <w:rPr>
                <w:sz w:val="28"/>
              </w:rPr>
            </w:pPr>
            <w:r>
              <w:rPr>
                <w:sz w:val="28"/>
              </w:rPr>
              <w:t>Notes and Issues:</w:t>
            </w:r>
          </w:p>
        </w:tc>
        <w:tc>
          <w:tcPr>
            <w:tcW w:w="6678" w:type="dxa"/>
          </w:tcPr>
          <w:p w:rsidR="00D3778D" w:rsidRDefault="00D04AD5">
            <w:pPr>
              <w:pStyle w:val="TableParagraph"/>
              <w:spacing w:before="108" w:line="316" w:lineRule="exact"/>
              <w:ind w:left="105"/>
              <w:rPr>
                <w:sz w:val="28"/>
              </w:rPr>
            </w:pPr>
            <w:r>
              <w:rPr>
                <w:sz w:val="28"/>
              </w:rPr>
              <w:t>Không có</w:t>
            </w:r>
          </w:p>
        </w:tc>
      </w:tr>
    </w:tbl>
    <w:p w:rsidR="00D3778D" w:rsidRDefault="00D04AD5" w:rsidP="00DA5E24">
      <w:pPr>
        <w:pStyle w:val="ListParagraph"/>
        <w:numPr>
          <w:ilvl w:val="1"/>
          <w:numId w:val="14"/>
        </w:numPr>
        <w:tabs>
          <w:tab w:val="left" w:pos="1002"/>
        </w:tabs>
        <w:spacing w:before="105"/>
        <w:rPr>
          <w:sz w:val="28"/>
        </w:rPr>
      </w:pPr>
      <w:r>
        <w:rPr>
          <w:sz w:val="28"/>
        </w:rPr>
        <w:t>Đặc</w:t>
      </w:r>
      <w:r w:rsidR="005750C8">
        <w:rPr>
          <w:sz w:val="28"/>
        </w:rPr>
        <w:t xml:space="preserve"> tả use case ‘Đăng kí tài khoản khách hàng</w:t>
      </w:r>
      <w:r>
        <w:rPr>
          <w:sz w:val="28"/>
        </w:rPr>
        <w:t>’</w:t>
      </w:r>
    </w:p>
    <w:p w:rsidR="00D3778D" w:rsidRDefault="002D5440">
      <w:pPr>
        <w:spacing w:before="241"/>
        <w:ind w:left="282"/>
        <w:rPr>
          <w:sz w:val="24"/>
        </w:rPr>
      </w:pPr>
      <w:bookmarkStart w:id="154" w:name="_bookmark16"/>
      <w:bookmarkEnd w:id="154"/>
      <w:r>
        <w:rPr>
          <w:b/>
          <w:sz w:val="24"/>
        </w:rPr>
        <w:t>Bảng 2.</w:t>
      </w:r>
      <w:r>
        <w:rPr>
          <w:b/>
          <w:sz w:val="24"/>
          <w:lang w:val="vi-VN"/>
        </w:rPr>
        <w:t>4</w:t>
      </w:r>
      <w:r w:rsidR="00D04AD5">
        <w:rPr>
          <w:b/>
          <w:sz w:val="24"/>
        </w:rPr>
        <w:t xml:space="preserve"> </w:t>
      </w:r>
      <w:r w:rsidR="00D04AD5">
        <w:rPr>
          <w:sz w:val="24"/>
        </w:rPr>
        <w:t xml:space="preserve">Đặc tả use case </w:t>
      </w:r>
      <w:r w:rsidR="004B0665">
        <w:rPr>
          <w:sz w:val="24"/>
        </w:rPr>
        <w:t>đăng kí tài khoản khách hàng</w:t>
      </w:r>
    </w:p>
    <w:p w:rsidR="00D3778D" w:rsidRDefault="00D3778D">
      <w:pPr>
        <w:pStyle w:val="BodyText"/>
        <w:spacing w:before="1"/>
        <w:rPr>
          <w:sz w:val="23"/>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6769"/>
      </w:tblGrid>
      <w:tr w:rsidR="00D3778D">
        <w:trPr>
          <w:trHeight w:val="441"/>
        </w:trPr>
        <w:tc>
          <w:tcPr>
            <w:tcW w:w="2701" w:type="dxa"/>
          </w:tcPr>
          <w:p w:rsidR="00D3778D" w:rsidRDefault="00D04AD5">
            <w:pPr>
              <w:pStyle w:val="TableParagraph"/>
              <w:ind w:right="96"/>
              <w:jc w:val="right"/>
              <w:rPr>
                <w:sz w:val="28"/>
              </w:rPr>
            </w:pPr>
            <w:r>
              <w:rPr>
                <w:sz w:val="28"/>
              </w:rPr>
              <w:t>Use case ID:</w:t>
            </w:r>
          </w:p>
        </w:tc>
        <w:tc>
          <w:tcPr>
            <w:tcW w:w="6769" w:type="dxa"/>
          </w:tcPr>
          <w:p w:rsidR="00D3778D" w:rsidRDefault="006A3C51">
            <w:pPr>
              <w:pStyle w:val="TableParagraph"/>
              <w:ind w:left="107"/>
              <w:rPr>
                <w:sz w:val="28"/>
              </w:rPr>
            </w:pPr>
            <w:r>
              <w:rPr>
                <w:sz w:val="28"/>
              </w:rPr>
              <w:t>UC04</w:t>
            </w:r>
          </w:p>
        </w:tc>
      </w:tr>
      <w:tr w:rsidR="00D3778D">
        <w:trPr>
          <w:trHeight w:val="441"/>
        </w:trPr>
        <w:tc>
          <w:tcPr>
            <w:tcW w:w="2701" w:type="dxa"/>
          </w:tcPr>
          <w:p w:rsidR="00D3778D" w:rsidRDefault="00D04AD5">
            <w:pPr>
              <w:pStyle w:val="TableParagraph"/>
              <w:spacing w:before="113"/>
              <w:ind w:right="101"/>
              <w:jc w:val="right"/>
              <w:rPr>
                <w:sz w:val="28"/>
              </w:rPr>
            </w:pPr>
            <w:r>
              <w:rPr>
                <w:sz w:val="28"/>
              </w:rPr>
              <w:t>Use case Name:</w:t>
            </w:r>
          </w:p>
        </w:tc>
        <w:tc>
          <w:tcPr>
            <w:tcW w:w="6769" w:type="dxa"/>
          </w:tcPr>
          <w:p w:rsidR="00D3778D" w:rsidRDefault="004F2F48">
            <w:pPr>
              <w:pStyle w:val="TableParagraph"/>
              <w:spacing w:before="113"/>
              <w:ind w:left="107"/>
              <w:rPr>
                <w:sz w:val="28"/>
              </w:rPr>
            </w:pPr>
            <w:r>
              <w:rPr>
                <w:sz w:val="28"/>
              </w:rPr>
              <w:t>Đăng kí tài khoản khách hàng</w:t>
            </w:r>
          </w:p>
        </w:tc>
      </w:tr>
      <w:tr w:rsidR="00D3778D">
        <w:trPr>
          <w:trHeight w:val="443"/>
        </w:trPr>
        <w:tc>
          <w:tcPr>
            <w:tcW w:w="2701" w:type="dxa"/>
          </w:tcPr>
          <w:p w:rsidR="00D3778D" w:rsidRDefault="00D04AD5">
            <w:pPr>
              <w:pStyle w:val="TableParagraph"/>
              <w:spacing w:line="311" w:lineRule="exact"/>
              <w:ind w:right="96"/>
              <w:jc w:val="right"/>
              <w:rPr>
                <w:sz w:val="28"/>
              </w:rPr>
            </w:pPr>
            <w:r>
              <w:rPr>
                <w:sz w:val="28"/>
              </w:rPr>
              <w:t>Actors:</w:t>
            </w:r>
          </w:p>
        </w:tc>
        <w:tc>
          <w:tcPr>
            <w:tcW w:w="6769" w:type="dxa"/>
          </w:tcPr>
          <w:p w:rsidR="00D3778D" w:rsidRDefault="006A3C51">
            <w:pPr>
              <w:pStyle w:val="TableParagraph"/>
              <w:spacing w:line="311" w:lineRule="exact"/>
              <w:ind w:left="107"/>
              <w:rPr>
                <w:sz w:val="28"/>
              </w:rPr>
            </w:pPr>
            <w:r>
              <w:rPr>
                <w:sz w:val="28"/>
              </w:rPr>
              <w:t>Khách thăm</w:t>
            </w:r>
          </w:p>
        </w:tc>
      </w:tr>
      <w:tr w:rsidR="00D3778D">
        <w:trPr>
          <w:trHeight w:val="762"/>
        </w:trPr>
        <w:tc>
          <w:tcPr>
            <w:tcW w:w="2701" w:type="dxa"/>
          </w:tcPr>
          <w:p w:rsidR="00D3778D" w:rsidRDefault="00D04AD5">
            <w:pPr>
              <w:pStyle w:val="TableParagraph"/>
              <w:spacing w:line="240" w:lineRule="auto"/>
              <w:ind w:right="96"/>
              <w:jc w:val="right"/>
              <w:rPr>
                <w:sz w:val="28"/>
              </w:rPr>
            </w:pPr>
            <w:r>
              <w:rPr>
                <w:sz w:val="28"/>
              </w:rPr>
              <w:t>Desctiption:</w:t>
            </w:r>
          </w:p>
        </w:tc>
        <w:tc>
          <w:tcPr>
            <w:tcW w:w="6769" w:type="dxa"/>
          </w:tcPr>
          <w:p w:rsidR="00D3778D" w:rsidRDefault="00D04AD5" w:rsidP="002F50BE">
            <w:pPr>
              <w:pStyle w:val="TableParagraph"/>
              <w:spacing w:before="116" w:line="322" w:lineRule="exact"/>
              <w:ind w:left="107" w:right="194"/>
              <w:rPr>
                <w:sz w:val="28"/>
              </w:rPr>
            </w:pPr>
            <w:r>
              <w:rPr>
                <w:sz w:val="28"/>
              </w:rPr>
              <w:t xml:space="preserve">Use case này cho phép </w:t>
            </w:r>
            <w:del w:id="155" w:author="Quang Nhat Nguyen" w:date="2017-10-05T09:12:00Z">
              <w:r w:rsidDel="002F50BE">
                <w:rPr>
                  <w:sz w:val="28"/>
                </w:rPr>
                <w:delText xml:space="preserve">các tác nhân </w:delText>
              </w:r>
              <w:r w:rsidR="006D0C9D" w:rsidDel="002F50BE">
                <w:rPr>
                  <w:sz w:val="28"/>
                </w:rPr>
                <w:delText>trở thành khách hàng của hệ thống</w:delText>
              </w:r>
            </w:del>
            <w:ins w:id="156" w:author="Quang Nhat Nguyen" w:date="2017-10-05T09:12:00Z">
              <w:r w:rsidR="002F50BE">
                <w:rPr>
                  <w:sz w:val="28"/>
                </w:rPr>
                <w:t>Khách đăng ký tài khoản sử dụng hệ thống.</w:t>
              </w:r>
            </w:ins>
          </w:p>
        </w:tc>
      </w:tr>
      <w:tr w:rsidR="00D3778D">
        <w:trPr>
          <w:trHeight w:val="765"/>
        </w:trPr>
        <w:tc>
          <w:tcPr>
            <w:tcW w:w="2701" w:type="dxa"/>
          </w:tcPr>
          <w:p w:rsidR="00D3778D" w:rsidRDefault="00D04AD5">
            <w:pPr>
              <w:pStyle w:val="TableParagraph"/>
              <w:spacing w:line="240" w:lineRule="auto"/>
              <w:ind w:right="96"/>
              <w:jc w:val="right"/>
              <w:rPr>
                <w:sz w:val="28"/>
              </w:rPr>
            </w:pPr>
            <w:r>
              <w:rPr>
                <w:sz w:val="28"/>
              </w:rPr>
              <w:t>Trigger:</w:t>
            </w:r>
          </w:p>
        </w:tc>
        <w:tc>
          <w:tcPr>
            <w:tcW w:w="6769" w:type="dxa"/>
          </w:tcPr>
          <w:p w:rsidR="00D3778D" w:rsidRDefault="00D04AD5" w:rsidP="002F50BE">
            <w:pPr>
              <w:pStyle w:val="TableParagraph"/>
              <w:spacing w:before="116" w:line="322" w:lineRule="exact"/>
              <w:ind w:left="107" w:right="194"/>
              <w:rPr>
                <w:sz w:val="28"/>
              </w:rPr>
            </w:pPr>
            <w:r>
              <w:rPr>
                <w:sz w:val="28"/>
              </w:rPr>
              <w:t>Tác nhân chọn nút ‘</w:t>
            </w:r>
            <w:r w:rsidR="006D0C9D">
              <w:rPr>
                <w:sz w:val="28"/>
              </w:rPr>
              <w:t xml:space="preserve">Đăng kí </w:t>
            </w:r>
            <w:del w:id="157" w:author="Quang Nhat Nguyen" w:date="2017-10-05T09:13:00Z">
              <w:r w:rsidR="006D0C9D" w:rsidDel="002F50BE">
                <w:rPr>
                  <w:sz w:val="28"/>
                </w:rPr>
                <w:delText>thành viên</w:delText>
              </w:r>
              <w:r w:rsidDel="002F50BE">
                <w:rPr>
                  <w:sz w:val="28"/>
                </w:rPr>
                <w:delText xml:space="preserve"> </w:delText>
              </w:r>
            </w:del>
            <w:proofErr w:type="gramStart"/>
            <w:r>
              <w:rPr>
                <w:sz w:val="28"/>
              </w:rPr>
              <w:t>‘ trên</w:t>
            </w:r>
            <w:proofErr w:type="gramEnd"/>
            <w:r>
              <w:rPr>
                <w:sz w:val="28"/>
              </w:rPr>
              <w:t xml:space="preserve"> màn hình giao diện </w:t>
            </w:r>
            <w:r w:rsidR="006D0C9D">
              <w:rPr>
                <w:i/>
                <w:sz w:val="28"/>
              </w:rPr>
              <w:t>website</w:t>
            </w:r>
            <w:r>
              <w:rPr>
                <w:sz w:val="28"/>
              </w:rPr>
              <w:t>.</w:t>
            </w:r>
          </w:p>
        </w:tc>
      </w:tr>
      <w:tr w:rsidR="00D3778D">
        <w:trPr>
          <w:trHeight w:val="762"/>
        </w:trPr>
        <w:tc>
          <w:tcPr>
            <w:tcW w:w="2701" w:type="dxa"/>
          </w:tcPr>
          <w:p w:rsidR="00D3778D" w:rsidRDefault="00D04AD5">
            <w:pPr>
              <w:pStyle w:val="TableParagraph"/>
              <w:spacing w:line="240" w:lineRule="auto"/>
              <w:ind w:right="96"/>
              <w:jc w:val="right"/>
              <w:rPr>
                <w:sz w:val="28"/>
              </w:rPr>
            </w:pPr>
            <w:r>
              <w:rPr>
                <w:sz w:val="28"/>
              </w:rPr>
              <w:t>Preconditions:</w:t>
            </w:r>
          </w:p>
        </w:tc>
        <w:tc>
          <w:tcPr>
            <w:tcW w:w="6769" w:type="dxa"/>
          </w:tcPr>
          <w:p w:rsidR="00D3778D" w:rsidRDefault="00D04AD5">
            <w:pPr>
              <w:pStyle w:val="TableParagraph"/>
              <w:spacing w:before="116" w:line="322" w:lineRule="exact"/>
              <w:ind w:left="107" w:right="815"/>
              <w:rPr>
                <w:sz w:val="28"/>
              </w:rPr>
            </w:pPr>
            <w:del w:id="158" w:author="Quang Nhat Nguyen" w:date="2017-10-05T09:13:00Z">
              <w:r w:rsidDel="002F50BE">
                <w:rPr>
                  <w:sz w:val="28"/>
                </w:rPr>
                <w:delText xml:space="preserve">Tác nhân phải truy cập </w:delText>
              </w:r>
              <w:r w:rsidR="006D0C9D" w:rsidDel="002F50BE">
                <w:rPr>
                  <w:i/>
                  <w:sz w:val="28"/>
                </w:rPr>
                <w:delText>vào trang web</w:delText>
              </w:r>
            </w:del>
            <w:ins w:id="159" w:author="Quang Nhat Nguyen" w:date="2017-10-05T09:13:00Z">
              <w:r w:rsidR="002F50BE">
                <w:rPr>
                  <w:sz w:val="28"/>
                </w:rPr>
                <w:t>Không có</w:t>
              </w:r>
            </w:ins>
            <w:r w:rsidR="006D0C9D">
              <w:rPr>
                <w:i/>
                <w:sz w:val="28"/>
              </w:rPr>
              <w:t>.</w:t>
            </w:r>
          </w:p>
        </w:tc>
      </w:tr>
      <w:tr w:rsidR="00D3778D">
        <w:trPr>
          <w:trHeight w:val="763"/>
        </w:trPr>
        <w:tc>
          <w:tcPr>
            <w:tcW w:w="2701" w:type="dxa"/>
          </w:tcPr>
          <w:p w:rsidR="00D3778D" w:rsidRDefault="00D04AD5">
            <w:pPr>
              <w:pStyle w:val="TableParagraph"/>
              <w:spacing w:line="240" w:lineRule="auto"/>
              <w:ind w:right="97"/>
              <w:jc w:val="right"/>
              <w:rPr>
                <w:sz w:val="28"/>
              </w:rPr>
            </w:pPr>
            <w:r>
              <w:rPr>
                <w:sz w:val="28"/>
              </w:rPr>
              <w:t>Postconditions:</w:t>
            </w:r>
          </w:p>
        </w:tc>
        <w:tc>
          <w:tcPr>
            <w:tcW w:w="6769" w:type="dxa"/>
          </w:tcPr>
          <w:p w:rsidR="00D3778D" w:rsidRDefault="00D04AD5" w:rsidP="006D0C9D">
            <w:pPr>
              <w:pStyle w:val="TableParagraph"/>
              <w:spacing w:line="320" w:lineRule="atLeast"/>
              <w:ind w:left="107" w:right="194"/>
              <w:rPr>
                <w:sz w:val="28"/>
              </w:rPr>
            </w:pPr>
            <w:del w:id="160" w:author="Quang Nhat Nguyen" w:date="2017-10-05T09:13:00Z">
              <w:r w:rsidDel="002F50BE">
                <w:rPr>
                  <w:sz w:val="28"/>
                </w:rPr>
                <w:delText xml:space="preserve">Các tác nhân có thể </w:delText>
              </w:r>
              <w:r w:rsidR="006D0C9D" w:rsidDel="002F50BE">
                <w:rPr>
                  <w:sz w:val="28"/>
                </w:rPr>
                <w:delText>thực hiện đầy đủ các quyền mà hệ thống cho phép đối với tác nhân ‘Khách hàng’</w:delText>
              </w:r>
            </w:del>
            <w:ins w:id="161" w:author="Quang Nhat Nguyen" w:date="2017-10-05T09:13:00Z">
              <w:r w:rsidR="002F50BE">
                <w:rPr>
                  <w:sz w:val="28"/>
                </w:rPr>
                <w:t>Tài khoản sử dụng được tạo lập.</w:t>
              </w:r>
            </w:ins>
          </w:p>
        </w:tc>
      </w:tr>
      <w:tr w:rsidR="00D3778D">
        <w:trPr>
          <w:trHeight w:val="2054"/>
        </w:trPr>
        <w:tc>
          <w:tcPr>
            <w:tcW w:w="2701" w:type="dxa"/>
          </w:tcPr>
          <w:p w:rsidR="00D3778D" w:rsidRDefault="00D04AD5">
            <w:pPr>
              <w:pStyle w:val="TableParagraph"/>
              <w:spacing w:before="115" w:line="240" w:lineRule="auto"/>
              <w:ind w:right="97"/>
              <w:jc w:val="right"/>
              <w:rPr>
                <w:sz w:val="28"/>
              </w:rPr>
            </w:pPr>
            <w:r>
              <w:rPr>
                <w:sz w:val="28"/>
              </w:rPr>
              <w:t>Normal flow:</w:t>
            </w:r>
          </w:p>
        </w:tc>
        <w:tc>
          <w:tcPr>
            <w:tcW w:w="6769" w:type="dxa"/>
          </w:tcPr>
          <w:p w:rsidR="00D3778D" w:rsidRDefault="00D04AD5" w:rsidP="00DA5E24">
            <w:pPr>
              <w:pStyle w:val="TableParagraph"/>
              <w:numPr>
                <w:ilvl w:val="0"/>
                <w:numId w:val="8"/>
              </w:numPr>
              <w:tabs>
                <w:tab w:val="left" w:pos="828"/>
              </w:tabs>
              <w:spacing w:before="115" w:line="322" w:lineRule="exact"/>
              <w:rPr>
                <w:sz w:val="28"/>
              </w:rPr>
            </w:pPr>
            <w:r>
              <w:rPr>
                <w:sz w:val="28"/>
              </w:rPr>
              <w:t>Tác nhân ch</w:t>
            </w:r>
            <w:r w:rsidR="006D0C9D">
              <w:rPr>
                <w:sz w:val="28"/>
              </w:rPr>
              <w:t>ọn chức năng ‘Đăng kí thành viên</w:t>
            </w:r>
            <w:r>
              <w:rPr>
                <w:sz w:val="28"/>
              </w:rPr>
              <w:t>’</w:t>
            </w:r>
          </w:p>
          <w:p w:rsidR="00D3778D" w:rsidRDefault="006D0C9D" w:rsidP="00DA5E24">
            <w:pPr>
              <w:pStyle w:val="TableParagraph"/>
              <w:numPr>
                <w:ilvl w:val="0"/>
                <w:numId w:val="8"/>
              </w:numPr>
              <w:tabs>
                <w:tab w:val="left" w:pos="828"/>
              </w:tabs>
              <w:spacing w:before="0" w:line="240" w:lineRule="auto"/>
              <w:ind w:right="369"/>
              <w:rPr>
                <w:sz w:val="28"/>
              </w:rPr>
            </w:pPr>
            <w:r>
              <w:rPr>
                <w:sz w:val="28"/>
              </w:rPr>
              <w:t>Hệ thống sẽ hiển thị form đăng kí thành viên</w:t>
            </w:r>
          </w:p>
          <w:p w:rsidR="00D3778D" w:rsidRDefault="00D04AD5" w:rsidP="00DA5E24">
            <w:pPr>
              <w:pStyle w:val="TableParagraph"/>
              <w:numPr>
                <w:ilvl w:val="0"/>
                <w:numId w:val="8"/>
              </w:numPr>
              <w:tabs>
                <w:tab w:val="left" w:pos="828"/>
              </w:tabs>
              <w:spacing w:before="0" w:line="240" w:lineRule="auto"/>
              <w:ind w:right="119"/>
              <w:rPr>
                <w:sz w:val="28"/>
              </w:rPr>
            </w:pPr>
            <w:r>
              <w:rPr>
                <w:sz w:val="28"/>
              </w:rPr>
              <w:t xml:space="preserve">Tác nhân </w:t>
            </w:r>
            <w:r w:rsidR="006D0C9D">
              <w:rPr>
                <w:sz w:val="28"/>
              </w:rPr>
              <w:t>điền các thông tin bắt buộc trong form đăng kí thành viên</w:t>
            </w:r>
          </w:p>
          <w:p w:rsidR="00D3778D" w:rsidRDefault="00D04AD5" w:rsidP="00DA5E24">
            <w:pPr>
              <w:pStyle w:val="TableParagraph"/>
              <w:numPr>
                <w:ilvl w:val="0"/>
                <w:numId w:val="8"/>
              </w:numPr>
              <w:tabs>
                <w:tab w:val="left" w:pos="828"/>
              </w:tabs>
              <w:spacing w:before="0" w:line="310" w:lineRule="exact"/>
              <w:rPr>
                <w:sz w:val="28"/>
              </w:rPr>
            </w:pPr>
            <w:r>
              <w:rPr>
                <w:sz w:val="28"/>
              </w:rPr>
              <w:t xml:space="preserve">Hệ thống </w:t>
            </w:r>
            <w:r w:rsidR="006D0C9D">
              <w:rPr>
                <w:sz w:val="28"/>
              </w:rPr>
              <w:t>kiểm tra thông tin người dùng, thêm vào cơ sở dữ liệu và thông báo thành công đối với người dùng</w:t>
            </w:r>
            <w:r>
              <w:rPr>
                <w:sz w:val="28"/>
              </w:rPr>
              <w:t>.</w:t>
            </w:r>
          </w:p>
        </w:tc>
      </w:tr>
      <w:tr w:rsidR="00D3778D">
        <w:trPr>
          <w:trHeight w:val="441"/>
        </w:trPr>
        <w:tc>
          <w:tcPr>
            <w:tcW w:w="2701" w:type="dxa"/>
          </w:tcPr>
          <w:p w:rsidR="00D3778D" w:rsidRDefault="00D04AD5">
            <w:pPr>
              <w:pStyle w:val="TableParagraph"/>
              <w:ind w:right="98"/>
              <w:jc w:val="right"/>
              <w:rPr>
                <w:sz w:val="28"/>
              </w:rPr>
            </w:pPr>
            <w:r>
              <w:rPr>
                <w:sz w:val="28"/>
              </w:rPr>
              <w:t>Alternative flow:</w:t>
            </w:r>
          </w:p>
        </w:tc>
        <w:tc>
          <w:tcPr>
            <w:tcW w:w="6769" w:type="dxa"/>
          </w:tcPr>
          <w:p w:rsidR="00D3778D" w:rsidRDefault="00D04AD5">
            <w:pPr>
              <w:pStyle w:val="TableParagraph"/>
              <w:ind w:left="107"/>
              <w:rPr>
                <w:sz w:val="28"/>
              </w:rPr>
            </w:pPr>
            <w:r>
              <w:rPr>
                <w:sz w:val="28"/>
              </w:rPr>
              <w:t>Không có</w:t>
            </w:r>
          </w:p>
        </w:tc>
      </w:tr>
      <w:tr w:rsidR="00D3778D">
        <w:trPr>
          <w:trHeight w:val="441"/>
        </w:trPr>
        <w:tc>
          <w:tcPr>
            <w:tcW w:w="2701" w:type="dxa"/>
          </w:tcPr>
          <w:p w:rsidR="00D3778D" w:rsidRDefault="00D04AD5">
            <w:pPr>
              <w:pStyle w:val="TableParagraph"/>
              <w:ind w:right="96"/>
              <w:jc w:val="right"/>
              <w:rPr>
                <w:sz w:val="28"/>
              </w:rPr>
            </w:pPr>
            <w:r>
              <w:rPr>
                <w:sz w:val="28"/>
              </w:rPr>
              <w:t>Exceptions:</w:t>
            </w:r>
          </w:p>
        </w:tc>
        <w:tc>
          <w:tcPr>
            <w:tcW w:w="6769" w:type="dxa"/>
          </w:tcPr>
          <w:p w:rsidR="00D3778D" w:rsidRDefault="00D04AD5">
            <w:pPr>
              <w:pStyle w:val="TableParagraph"/>
              <w:ind w:left="107"/>
              <w:rPr>
                <w:sz w:val="28"/>
              </w:rPr>
            </w:pPr>
            <w:r>
              <w:rPr>
                <w:sz w:val="28"/>
              </w:rPr>
              <w:t>Không có</w:t>
            </w:r>
          </w:p>
        </w:tc>
      </w:tr>
      <w:tr w:rsidR="00D3778D">
        <w:trPr>
          <w:trHeight w:val="444"/>
        </w:trPr>
        <w:tc>
          <w:tcPr>
            <w:tcW w:w="2701" w:type="dxa"/>
          </w:tcPr>
          <w:p w:rsidR="00D3778D" w:rsidRDefault="00D04AD5">
            <w:pPr>
              <w:pStyle w:val="TableParagraph"/>
              <w:spacing w:before="113" w:line="311" w:lineRule="exact"/>
              <w:ind w:right="97"/>
              <w:jc w:val="right"/>
              <w:rPr>
                <w:sz w:val="28"/>
              </w:rPr>
            </w:pPr>
            <w:r>
              <w:rPr>
                <w:sz w:val="28"/>
              </w:rPr>
              <w:t>Includes:</w:t>
            </w:r>
          </w:p>
        </w:tc>
        <w:tc>
          <w:tcPr>
            <w:tcW w:w="6769" w:type="dxa"/>
          </w:tcPr>
          <w:p w:rsidR="00D3778D" w:rsidRDefault="00D04AD5">
            <w:pPr>
              <w:pStyle w:val="TableParagraph"/>
              <w:spacing w:before="113" w:line="311" w:lineRule="exact"/>
              <w:ind w:left="107"/>
              <w:rPr>
                <w:sz w:val="28"/>
              </w:rPr>
            </w:pPr>
            <w:r>
              <w:rPr>
                <w:sz w:val="28"/>
              </w:rPr>
              <w:t>Không có</w:t>
            </w:r>
          </w:p>
        </w:tc>
      </w:tr>
      <w:tr w:rsidR="00D3778D">
        <w:trPr>
          <w:trHeight w:val="441"/>
        </w:trPr>
        <w:tc>
          <w:tcPr>
            <w:tcW w:w="2701" w:type="dxa"/>
          </w:tcPr>
          <w:p w:rsidR="00D3778D" w:rsidRDefault="00D04AD5">
            <w:pPr>
              <w:pStyle w:val="TableParagraph"/>
              <w:ind w:right="99"/>
              <w:jc w:val="right"/>
              <w:rPr>
                <w:sz w:val="28"/>
              </w:rPr>
            </w:pPr>
            <w:r>
              <w:rPr>
                <w:sz w:val="28"/>
              </w:rPr>
              <w:t>Priority:</w:t>
            </w:r>
          </w:p>
        </w:tc>
        <w:tc>
          <w:tcPr>
            <w:tcW w:w="6769" w:type="dxa"/>
          </w:tcPr>
          <w:p w:rsidR="00D3778D" w:rsidRDefault="00D04AD5">
            <w:pPr>
              <w:pStyle w:val="TableParagraph"/>
              <w:ind w:left="107"/>
              <w:rPr>
                <w:sz w:val="28"/>
              </w:rPr>
            </w:pPr>
            <w:r>
              <w:rPr>
                <w:sz w:val="28"/>
              </w:rPr>
              <w:t>2</w:t>
            </w:r>
          </w:p>
        </w:tc>
      </w:tr>
      <w:tr w:rsidR="00D3778D">
        <w:trPr>
          <w:trHeight w:val="441"/>
        </w:trPr>
        <w:tc>
          <w:tcPr>
            <w:tcW w:w="2701" w:type="dxa"/>
          </w:tcPr>
          <w:p w:rsidR="00D3778D" w:rsidRDefault="00D04AD5">
            <w:pPr>
              <w:pStyle w:val="TableParagraph"/>
              <w:ind w:right="96"/>
              <w:jc w:val="right"/>
              <w:rPr>
                <w:sz w:val="28"/>
              </w:rPr>
            </w:pPr>
            <w:r>
              <w:rPr>
                <w:sz w:val="28"/>
              </w:rPr>
              <w:t>Frequency of use</w:t>
            </w:r>
          </w:p>
        </w:tc>
        <w:tc>
          <w:tcPr>
            <w:tcW w:w="6769" w:type="dxa"/>
          </w:tcPr>
          <w:p w:rsidR="00D3778D" w:rsidRDefault="00D04AD5">
            <w:pPr>
              <w:pStyle w:val="TableParagraph"/>
              <w:ind w:left="107"/>
              <w:rPr>
                <w:sz w:val="28"/>
              </w:rPr>
            </w:pPr>
            <w:r>
              <w:rPr>
                <w:sz w:val="28"/>
              </w:rPr>
              <w:t>Trung bình</w:t>
            </w:r>
          </w:p>
        </w:tc>
      </w:tr>
      <w:tr w:rsidR="00D3778D">
        <w:trPr>
          <w:trHeight w:val="441"/>
        </w:trPr>
        <w:tc>
          <w:tcPr>
            <w:tcW w:w="2701" w:type="dxa"/>
          </w:tcPr>
          <w:p w:rsidR="00D3778D" w:rsidRDefault="00D04AD5">
            <w:pPr>
              <w:pStyle w:val="TableParagraph"/>
              <w:ind w:right="97"/>
              <w:jc w:val="right"/>
              <w:rPr>
                <w:sz w:val="28"/>
              </w:rPr>
            </w:pPr>
            <w:r>
              <w:rPr>
                <w:sz w:val="28"/>
              </w:rPr>
              <w:t>Business Rules:</w:t>
            </w:r>
          </w:p>
        </w:tc>
        <w:tc>
          <w:tcPr>
            <w:tcW w:w="6769" w:type="dxa"/>
          </w:tcPr>
          <w:p w:rsidR="00D3778D" w:rsidRDefault="00D04AD5">
            <w:pPr>
              <w:pStyle w:val="TableParagraph"/>
              <w:ind w:left="107"/>
              <w:rPr>
                <w:sz w:val="28"/>
              </w:rPr>
            </w:pPr>
            <w:r>
              <w:rPr>
                <w:sz w:val="28"/>
              </w:rPr>
              <w:t>Không có</w:t>
            </w:r>
          </w:p>
        </w:tc>
      </w:tr>
      <w:tr w:rsidR="00D3778D">
        <w:trPr>
          <w:trHeight w:val="769"/>
        </w:trPr>
        <w:tc>
          <w:tcPr>
            <w:tcW w:w="2701" w:type="dxa"/>
          </w:tcPr>
          <w:p w:rsidR="00D3778D" w:rsidRDefault="00D04AD5">
            <w:pPr>
              <w:pStyle w:val="TableParagraph"/>
              <w:spacing w:before="119" w:line="322" w:lineRule="exact"/>
              <w:ind w:left="959" w:right="79" w:firstLine="806"/>
              <w:rPr>
                <w:sz w:val="28"/>
              </w:rPr>
            </w:pPr>
            <w:r>
              <w:rPr>
                <w:sz w:val="28"/>
              </w:rPr>
              <w:lastRenderedPageBreak/>
              <w:t>Special Requirements:</w:t>
            </w:r>
          </w:p>
        </w:tc>
        <w:tc>
          <w:tcPr>
            <w:tcW w:w="6769" w:type="dxa"/>
          </w:tcPr>
          <w:p w:rsidR="00D3778D" w:rsidRDefault="006D0C9D" w:rsidP="006D0C9D">
            <w:pPr>
              <w:pStyle w:val="TableParagraph"/>
              <w:tabs>
                <w:tab w:val="left" w:pos="827"/>
              </w:tabs>
              <w:spacing w:before="124" w:line="322" w:lineRule="exact"/>
              <w:ind w:right="321"/>
              <w:rPr>
                <w:sz w:val="28"/>
              </w:rPr>
            </w:pPr>
            <w:r>
              <w:rPr>
                <w:rFonts w:ascii="Calibri" w:hAnsi="Calibri"/>
                <w:sz w:val="28"/>
              </w:rPr>
              <w:t xml:space="preserve">  Không có</w:t>
            </w:r>
          </w:p>
        </w:tc>
      </w:tr>
    </w:tbl>
    <w:p w:rsidR="00D3778D" w:rsidRDefault="00D3778D">
      <w:pPr>
        <w:spacing w:line="322" w:lineRule="exact"/>
        <w:rPr>
          <w:sz w:val="28"/>
        </w:rPr>
        <w:sectPr w:rsidR="00D3778D">
          <w:pgSz w:w="12240" w:h="15840"/>
          <w:pgMar w:top="1140" w:right="0" w:bottom="1300" w:left="1420" w:header="0" w:footer="1074" w:gutter="0"/>
          <w:cols w:space="720"/>
        </w:sect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6769"/>
      </w:tblGrid>
      <w:tr w:rsidR="00D3778D">
        <w:trPr>
          <w:trHeight w:val="444"/>
        </w:trPr>
        <w:tc>
          <w:tcPr>
            <w:tcW w:w="2701" w:type="dxa"/>
          </w:tcPr>
          <w:p w:rsidR="00D3778D" w:rsidRDefault="00D04AD5">
            <w:pPr>
              <w:pStyle w:val="TableParagraph"/>
              <w:spacing w:before="108" w:line="316" w:lineRule="exact"/>
              <w:ind w:right="97"/>
              <w:jc w:val="right"/>
              <w:rPr>
                <w:sz w:val="28"/>
              </w:rPr>
            </w:pPr>
            <w:r>
              <w:rPr>
                <w:sz w:val="28"/>
              </w:rPr>
              <w:lastRenderedPageBreak/>
              <w:t>Assumptions:</w:t>
            </w:r>
          </w:p>
        </w:tc>
        <w:tc>
          <w:tcPr>
            <w:tcW w:w="6769" w:type="dxa"/>
          </w:tcPr>
          <w:p w:rsidR="00D3778D" w:rsidRDefault="00D04AD5">
            <w:pPr>
              <w:pStyle w:val="TableParagraph"/>
              <w:spacing w:before="108" w:line="316" w:lineRule="exact"/>
              <w:ind w:left="107"/>
              <w:rPr>
                <w:sz w:val="28"/>
              </w:rPr>
            </w:pPr>
            <w:r>
              <w:rPr>
                <w:sz w:val="28"/>
              </w:rPr>
              <w:t>Không có</w:t>
            </w:r>
          </w:p>
        </w:tc>
      </w:tr>
      <w:tr w:rsidR="00D3778D">
        <w:trPr>
          <w:trHeight w:val="441"/>
        </w:trPr>
        <w:tc>
          <w:tcPr>
            <w:tcW w:w="2701" w:type="dxa"/>
          </w:tcPr>
          <w:p w:rsidR="00D3778D" w:rsidRDefault="00D04AD5">
            <w:pPr>
              <w:pStyle w:val="TableParagraph"/>
              <w:spacing w:before="105" w:line="316" w:lineRule="exact"/>
              <w:ind w:right="98"/>
              <w:jc w:val="right"/>
              <w:rPr>
                <w:sz w:val="28"/>
              </w:rPr>
            </w:pPr>
            <w:r>
              <w:rPr>
                <w:sz w:val="28"/>
              </w:rPr>
              <w:t>Notes and Issues:</w:t>
            </w:r>
          </w:p>
        </w:tc>
        <w:tc>
          <w:tcPr>
            <w:tcW w:w="6769" w:type="dxa"/>
          </w:tcPr>
          <w:p w:rsidR="00D3778D" w:rsidRDefault="00D04AD5">
            <w:pPr>
              <w:pStyle w:val="TableParagraph"/>
              <w:spacing w:before="105" w:line="316" w:lineRule="exact"/>
              <w:ind w:left="107"/>
              <w:rPr>
                <w:sz w:val="28"/>
              </w:rPr>
            </w:pPr>
            <w:r>
              <w:rPr>
                <w:sz w:val="28"/>
              </w:rPr>
              <w:t>Không có</w:t>
            </w:r>
          </w:p>
        </w:tc>
      </w:tr>
    </w:tbl>
    <w:p w:rsidR="00453B9E" w:rsidRPr="00453B9E" w:rsidRDefault="00453B9E" w:rsidP="00453B9E">
      <w:pPr>
        <w:pStyle w:val="Heading3"/>
        <w:spacing w:before="123"/>
        <w:rPr>
          <w:lang w:val="vi-VN"/>
        </w:rPr>
      </w:pPr>
      <w:commentRangeStart w:id="162"/>
      <w:r>
        <w:t xml:space="preserve">Use case phân rã mức hai chức năng </w:t>
      </w:r>
      <w:r>
        <w:rPr>
          <w:lang w:val="vi-VN"/>
        </w:rPr>
        <w:t>xem sản phẩm</w:t>
      </w:r>
      <w:commentRangeEnd w:id="162"/>
      <w:r w:rsidR="005B2771">
        <w:rPr>
          <w:rStyle w:val="CommentReference"/>
          <w:b w:val="0"/>
          <w:bCs w:val="0"/>
        </w:rPr>
        <w:commentReference w:id="162"/>
      </w:r>
    </w:p>
    <w:p w:rsidR="00453B9E" w:rsidRDefault="00552F88" w:rsidP="00453B9E">
      <w:pPr>
        <w:tabs>
          <w:tab w:val="left" w:pos="1002"/>
        </w:tabs>
        <w:spacing w:before="105"/>
        <w:rPr>
          <w:sz w:val="28"/>
          <w:lang w:val="vi-VN"/>
        </w:rPr>
      </w:pPr>
      <w:r>
        <w:rPr>
          <w:noProof/>
          <w:sz w:val="28"/>
          <w:lang w:val="en-US" w:eastAsia="en-US" w:bidi="ar-SA"/>
        </w:rPr>
        <w:drawing>
          <wp:inline distT="0" distB="0" distL="0" distR="0">
            <wp:extent cx="6067649" cy="43718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an_ra_xem_san_pham.png"/>
                    <pic:cNvPicPr/>
                  </pic:nvPicPr>
                  <pic:blipFill>
                    <a:blip r:embed="rId14">
                      <a:extLst>
                        <a:ext uri="{28A0092B-C50C-407E-A947-70E740481C1C}">
                          <a14:useLocalDpi xmlns:a14="http://schemas.microsoft.com/office/drawing/2010/main" val="0"/>
                        </a:ext>
                      </a:extLst>
                    </a:blip>
                    <a:stretch>
                      <a:fillRect/>
                    </a:stretch>
                  </pic:blipFill>
                  <pic:spPr>
                    <a:xfrm>
                      <a:off x="0" y="0"/>
                      <a:ext cx="6090681" cy="4388442"/>
                    </a:xfrm>
                    <a:prstGeom prst="rect">
                      <a:avLst/>
                    </a:prstGeom>
                  </pic:spPr>
                </pic:pic>
              </a:graphicData>
            </a:graphic>
          </wp:inline>
        </w:drawing>
      </w:r>
    </w:p>
    <w:p w:rsidR="00FB141A" w:rsidRDefault="00FB141A" w:rsidP="00FB141A">
      <w:pPr>
        <w:spacing w:before="163"/>
        <w:ind w:left="2850"/>
        <w:rPr>
          <w:sz w:val="24"/>
        </w:rPr>
      </w:pPr>
      <w:bookmarkStart w:id="163" w:name="OLE_LINK3"/>
      <w:bookmarkStart w:id="164" w:name="OLE_LINK4"/>
      <w:r>
        <w:rPr>
          <w:b/>
          <w:sz w:val="24"/>
        </w:rPr>
        <w:t xml:space="preserve">Hình 2.2 </w:t>
      </w:r>
      <w:r>
        <w:rPr>
          <w:sz w:val="24"/>
        </w:rPr>
        <w:t>Sơ đồ use case xem sản phẩm</w:t>
      </w:r>
    </w:p>
    <w:bookmarkEnd w:id="163"/>
    <w:bookmarkEnd w:id="164"/>
    <w:p w:rsidR="00FB141A" w:rsidRDefault="00FB141A" w:rsidP="00453B9E">
      <w:pPr>
        <w:tabs>
          <w:tab w:val="left" w:pos="1002"/>
        </w:tabs>
        <w:spacing w:before="105"/>
        <w:rPr>
          <w:sz w:val="28"/>
        </w:rPr>
      </w:pPr>
    </w:p>
    <w:p w:rsidR="00FB141A" w:rsidRPr="00FB141A" w:rsidRDefault="00FB141A" w:rsidP="00453B9E">
      <w:pPr>
        <w:tabs>
          <w:tab w:val="left" w:pos="1002"/>
        </w:tabs>
        <w:spacing w:before="105"/>
        <w:rPr>
          <w:sz w:val="28"/>
        </w:rPr>
      </w:pPr>
    </w:p>
    <w:p w:rsidR="00D3778D" w:rsidRDefault="00F77266" w:rsidP="00DA5E24">
      <w:pPr>
        <w:pStyle w:val="ListParagraph"/>
        <w:numPr>
          <w:ilvl w:val="1"/>
          <w:numId w:val="14"/>
        </w:numPr>
        <w:tabs>
          <w:tab w:val="left" w:pos="1002"/>
        </w:tabs>
        <w:spacing w:before="105"/>
        <w:rPr>
          <w:sz w:val="28"/>
        </w:rPr>
      </w:pPr>
      <w:r>
        <w:rPr>
          <w:sz w:val="28"/>
        </w:rPr>
        <w:t>Đặc tả use case ‘Xem sản phẩm’</w:t>
      </w:r>
    </w:p>
    <w:p w:rsidR="00D3778D" w:rsidRDefault="002D5440">
      <w:pPr>
        <w:spacing w:before="121"/>
        <w:ind w:left="282"/>
        <w:rPr>
          <w:sz w:val="24"/>
        </w:rPr>
      </w:pPr>
      <w:bookmarkStart w:id="165" w:name="_bookmark17"/>
      <w:bookmarkEnd w:id="165"/>
      <w:r>
        <w:rPr>
          <w:b/>
          <w:sz w:val="24"/>
        </w:rPr>
        <w:t>Bảng 2.</w:t>
      </w:r>
      <w:r>
        <w:rPr>
          <w:b/>
          <w:sz w:val="24"/>
          <w:lang w:val="vi-VN"/>
        </w:rPr>
        <w:t>5</w:t>
      </w:r>
      <w:r w:rsidR="00D04AD5">
        <w:rPr>
          <w:b/>
          <w:sz w:val="24"/>
        </w:rPr>
        <w:t xml:space="preserve"> </w:t>
      </w:r>
      <w:r w:rsidR="00D04AD5">
        <w:rPr>
          <w:sz w:val="24"/>
        </w:rPr>
        <w:t>Đặc</w:t>
      </w:r>
      <w:r w:rsidR="00F77266">
        <w:rPr>
          <w:sz w:val="24"/>
        </w:rPr>
        <w:t xml:space="preserve"> tả use case xem sản phẩm</w:t>
      </w:r>
    </w:p>
    <w:p w:rsidR="00D3778D" w:rsidRDefault="00D3778D">
      <w:pPr>
        <w:pStyle w:val="BodyText"/>
        <w:spacing w:before="1"/>
        <w:rPr>
          <w:sz w:val="23"/>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6769"/>
      </w:tblGrid>
      <w:tr w:rsidR="00D3778D">
        <w:trPr>
          <w:trHeight w:val="441"/>
        </w:trPr>
        <w:tc>
          <w:tcPr>
            <w:tcW w:w="2701" w:type="dxa"/>
          </w:tcPr>
          <w:p w:rsidR="00D3778D" w:rsidRDefault="00D04AD5">
            <w:pPr>
              <w:pStyle w:val="TableParagraph"/>
              <w:ind w:right="96"/>
              <w:jc w:val="right"/>
              <w:rPr>
                <w:sz w:val="28"/>
              </w:rPr>
            </w:pPr>
            <w:r>
              <w:rPr>
                <w:sz w:val="28"/>
              </w:rPr>
              <w:t>Use case ID:</w:t>
            </w:r>
          </w:p>
        </w:tc>
        <w:tc>
          <w:tcPr>
            <w:tcW w:w="6769" w:type="dxa"/>
          </w:tcPr>
          <w:p w:rsidR="00D3778D" w:rsidRDefault="00F77266">
            <w:pPr>
              <w:pStyle w:val="TableParagraph"/>
              <w:ind w:left="107"/>
              <w:rPr>
                <w:sz w:val="28"/>
              </w:rPr>
            </w:pPr>
            <w:r>
              <w:rPr>
                <w:sz w:val="28"/>
              </w:rPr>
              <w:t>UC05</w:t>
            </w:r>
          </w:p>
        </w:tc>
      </w:tr>
      <w:tr w:rsidR="00D3778D">
        <w:trPr>
          <w:trHeight w:val="443"/>
        </w:trPr>
        <w:tc>
          <w:tcPr>
            <w:tcW w:w="2701" w:type="dxa"/>
          </w:tcPr>
          <w:p w:rsidR="00D3778D" w:rsidRDefault="00D04AD5">
            <w:pPr>
              <w:pStyle w:val="TableParagraph"/>
              <w:spacing w:line="311" w:lineRule="exact"/>
              <w:ind w:right="101"/>
              <w:jc w:val="right"/>
              <w:rPr>
                <w:sz w:val="28"/>
              </w:rPr>
            </w:pPr>
            <w:r>
              <w:rPr>
                <w:sz w:val="28"/>
              </w:rPr>
              <w:t>Use case Name:</w:t>
            </w:r>
          </w:p>
        </w:tc>
        <w:tc>
          <w:tcPr>
            <w:tcW w:w="6769" w:type="dxa"/>
          </w:tcPr>
          <w:p w:rsidR="00D3778D" w:rsidRDefault="00F77266">
            <w:pPr>
              <w:pStyle w:val="TableParagraph"/>
              <w:spacing w:line="311" w:lineRule="exact"/>
              <w:ind w:left="107"/>
              <w:rPr>
                <w:sz w:val="28"/>
              </w:rPr>
            </w:pPr>
            <w:r>
              <w:rPr>
                <w:sz w:val="28"/>
              </w:rPr>
              <w:t>Xem sản phẩm</w:t>
            </w:r>
          </w:p>
        </w:tc>
      </w:tr>
      <w:tr w:rsidR="00D3778D">
        <w:trPr>
          <w:trHeight w:val="441"/>
        </w:trPr>
        <w:tc>
          <w:tcPr>
            <w:tcW w:w="2701" w:type="dxa"/>
          </w:tcPr>
          <w:p w:rsidR="00D3778D" w:rsidRDefault="00D04AD5">
            <w:pPr>
              <w:pStyle w:val="TableParagraph"/>
              <w:ind w:right="96"/>
              <w:jc w:val="right"/>
              <w:rPr>
                <w:sz w:val="28"/>
              </w:rPr>
            </w:pPr>
            <w:r>
              <w:rPr>
                <w:sz w:val="28"/>
              </w:rPr>
              <w:t>Actors:</w:t>
            </w:r>
          </w:p>
        </w:tc>
        <w:tc>
          <w:tcPr>
            <w:tcW w:w="6769" w:type="dxa"/>
          </w:tcPr>
          <w:p w:rsidR="00D3778D" w:rsidRDefault="00D04AD5">
            <w:pPr>
              <w:pStyle w:val="TableParagraph"/>
              <w:ind w:left="107"/>
              <w:rPr>
                <w:sz w:val="28"/>
              </w:rPr>
            </w:pPr>
            <w:r>
              <w:rPr>
                <w:sz w:val="28"/>
              </w:rPr>
              <w:t xml:space="preserve">Khách </w:t>
            </w:r>
            <w:r w:rsidR="00F77266">
              <w:rPr>
                <w:sz w:val="28"/>
              </w:rPr>
              <w:t>hàng, khách thăm</w:t>
            </w:r>
          </w:p>
        </w:tc>
      </w:tr>
      <w:tr w:rsidR="00D3778D">
        <w:trPr>
          <w:trHeight w:val="763"/>
        </w:trPr>
        <w:tc>
          <w:tcPr>
            <w:tcW w:w="2701" w:type="dxa"/>
          </w:tcPr>
          <w:p w:rsidR="00D3778D" w:rsidRDefault="00D04AD5">
            <w:pPr>
              <w:pStyle w:val="TableParagraph"/>
              <w:spacing w:line="240" w:lineRule="auto"/>
              <w:ind w:right="96"/>
              <w:jc w:val="right"/>
              <w:rPr>
                <w:sz w:val="28"/>
              </w:rPr>
            </w:pPr>
            <w:r>
              <w:rPr>
                <w:sz w:val="28"/>
              </w:rPr>
              <w:t>Desctiption:</w:t>
            </w:r>
          </w:p>
        </w:tc>
        <w:tc>
          <w:tcPr>
            <w:tcW w:w="6769" w:type="dxa"/>
          </w:tcPr>
          <w:p w:rsidR="00D3778D" w:rsidRPr="00453B9E" w:rsidRDefault="00D04AD5" w:rsidP="00FF298D">
            <w:pPr>
              <w:pStyle w:val="TableParagraph"/>
              <w:spacing w:line="320" w:lineRule="atLeast"/>
              <w:ind w:left="107" w:right="194"/>
              <w:rPr>
                <w:sz w:val="28"/>
              </w:rPr>
            </w:pPr>
            <w:r>
              <w:rPr>
                <w:sz w:val="28"/>
              </w:rPr>
              <w:t xml:space="preserve">Use case này cho phép </w:t>
            </w:r>
            <w:del w:id="166" w:author="Quang Nhat Nguyen" w:date="2017-10-05T09:16:00Z">
              <w:r w:rsidDel="00FF298D">
                <w:rPr>
                  <w:sz w:val="28"/>
                </w:rPr>
                <w:delText xml:space="preserve">các tác nhân có thể </w:delText>
              </w:r>
            </w:del>
            <w:r w:rsidR="00F77266">
              <w:rPr>
                <w:sz w:val="28"/>
              </w:rPr>
              <w:t>xem</w:t>
            </w:r>
            <w:r w:rsidR="005C4AC8">
              <w:rPr>
                <w:sz w:val="28"/>
              </w:rPr>
              <w:t xml:space="preserve"> thông tin</w:t>
            </w:r>
            <w:r w:rsidR="00F77266">
              <w:rPr>
                <w:sz w:val="28"/>
              </w:rPr>
              <w:t xml:space="preserve"> sản </w:t>
            </w:r>
            <w:proofErr w:type="gramStart"/>
            <w:r w:rsidR="00F77266">
              <w:rPr>
                <w:sz w:val="28"/>
              </w:rPr>
              <w:t xml:space="preserve">phẩm </w:t>
            </w:r>
            <w:proofErr w:type="gramEnd"/>
            <w:del w:id="167" w:author="Quang Nhat Nguyen" w:date="2017-10-05T09:16:00Z">
              <w:r w:rsidR="00F77266" w:rsidDel="00FF298D">
                <w:rPr>
                  <w:sz w:val="28"/>
                </w:rPr>
                <w:delText>mà mình mong muốn</w:delText>
              </w:r>
            </w:del>
            <w:ins w:id="168" w:author="Quang Nhat Nguyen" w:date="2017-10-05T09:16:00Z">
              <w:r w:rsidR="00FF298D">
                <w:rPr>
                  <w:sz w:val="28"/>
                </w:rPr>
                <w:t>.</w:t>
              </w:r>
            </w:ins>
          </w:p>
        </w:tc>
      </w:tr>
      <w:tr w:rsidR="00D3778D">
        <w:trPr>
          <w:trHeight w:val="765"/>
        </w:trPr>
        <w:tc>
          <w:tcPr>
            <w:tcW w:w="2701" w:type="dxa"/>
          </w:tcPr>
          <w:p w:rsidR="00D3778D" w:rsidRDefault="00D04AD5">
            <w:pPr>
              <w:pStyle w:val="TableParagraph"/>
              <w:spacing w:before="115" w:line="240" w:lineRule="auto"/>
              <w:ind w:right="96"/>
              <w:jc w:val="right"/>
              <w:rPr>
                <w:sz w:val="28"/>
              </w:rPr>
            </w:pPr>
            <w:r>
              <w:rPr>
                <w:sz w:val="28"/>
              </w:rPr>
              <w:lastRenderedPageBreak/>
              <w:t>Trigger:</w:t>
            </w:r>
          </w:p>
        </w:tc>
        <w:tc>
          <w:tcPr>
            <w:tcW w:w="6769" w:type="dxa"/>
          </w:tcPr>
          <w:p w:rsidR="00D3778D" w:rsidRDefault="00D04AD5" w:rsidP="00FF298D">
            <w:pPr>
              <w:pStyle w:val="TableParagraph"/>
              <w:spacing w:before="119" w:line="322" w:lineRule="exact"/>
              <w:ind w:left="107"/>
              <w:rPr>
                <w:sz w:val="28"/>
              </w:rPr>
            </w:pPr>
            <w:r>
              <w:rPr>
                <w:sz w:val="28"/>
              </w:rPr>
              <w:t>Tác nhâ</w:t>
            </w:r>
            <w:r w:rsidR="00F77266">
              <w:rPr>
                <w:sz w:val="28"/>
              </w:rPr>
              <w:t xml:space="preserve">n chọn </w:t>
            </w:r>
            <w:del w:id="169" w:author="Quang Nhat Nguyen" w:date="2017-10-05T09:16:00Z">
              <w:r w:rsidR="00F77266" w:rsidDel="00FF298D">
                <w:rPr>
                  <w:sz w:val="28"/>
                </w:rPr>
                <w:delText xml:space="preserve">vào </w:delText>
              </w:r>
            </w:del>
            <w:r w:rsidR="00F77266">
              <w:rPr>
                <w:sz w:val="28"/>
              </w:rPr>
              <w:t>sản phẩm mà mình mong muốn</w:t>
            </w:r>
            <w:ins w:id="170" w:author="Quang Nhat Nguyen" w:date="2017-10-05T09:16:00Z">
              <w:r w:rsidR="00FF298D">
                <w:rPr>
                  <w:sz w:val="28"/>
                </w:rPr>
                <w:t xml:space="preserve"> và chọn chức năng Xem chi tiết sản phẩm</w:t>
              </w:r>
            </w:ins>
            <w:r w:rsidR="00F77266">
              <w:rPr>
                <w:sz w:val="28"/>
              </w:rPr>
              <w:t xml:space="preserve"> </w:t>
            </w:r>
            <w:r>
              <w:rPr>
                <w:sz w:val="28"/>
              </w:rPr>
              <w:t xml:space="preserve">trên màn hình giao diện </w:t>
            </w:r>
            <w:r>
              <w:rPr>
                <w:i/>
                <w:sz w:val="28"/>
              </w:rPr>
              <w:t>website</w:t>
            </w:r>
            <w:r>
              <w:rPr>
                <w:sz w:val="28"/>
              </w:rPr>
              <w:t>.</w:t>
            </w:r>
          </w:p>
        </w:tc>
      </w:tr>
      <w:tr w:rsidR="00D3778D">
        <w:trPr>
          <w:trHeight w:val="762"/>
        </w:trPr>
        <w:tc>
          <w:tcPr>
            <w:tcW w:w="2701" w:type="dxa"/>
          </w:tcPr>
          <w:p w:rsidR="00D3778D" w:rsidRDefault="00D04AD5">
            <w:pPr>
              <w:pStyle w:val="TableParagraph"/>
              <w:spacing w:line="240" w:lineRule="auto"/>
              <w:ind w:right="96"/>
              <w:jc w:val="right"/>
              <w:rPr>
                <w:sz w:val="28"/>
              </w:rPr>
            </w:pPr>
            <w:r>
              <w:rPr>
                <w:sz w:val="28"/>
              </w:rPr>
              <w:t>Preconditions:</w:t>
            </w:r>
          </w:p>
        </w:tc>
        <w:tc>
          <w:tcPr>
            <w:tcW w:w="6769" w:type="dxa"/>
          </w:tcPr>
          <w:p w:rsidR="00D3778D" w:rsidRDefault="00D04AD5" w:rsidP="00F77266">
            <w:pPr>
              <w:pStyle w:val="TableParagraph"/>
              <w:spacing w:before="116" w:line="322" w:lineRule="exact"/>
              <w:ind w:left="107" w:right="815"/>
              <w:rPr>
                <w:sz w:val="28"/>
              </w:rPr>
            </w:pPr>
            <w:r>
              <w:rPr>
                <w:sz w:val="28"/>
              </w:rPr>
              <w:t xml:space="preserve">Tác nhân phải truy cập </w:t>
            </w:r>
            <w:r w:rsidR="00F77266">
              <w:rPr>
                <w:i/>
                <w:sz w:val="28"/>
              </w:rPr>
              <w:t>vào trang web.</w:t>
            </w:r>
          </w:p>
        </w:tc>
      </w:tr>
      <w:tr w:rsidR="00D3778D">
        <w:trPr>
          <w:trHeight w:val="765"/>
        </w:trPr>
        <w:tc>
          <w:tcPr>
            <w:tcW w:w="2701" w:type="dxa"/>
          </w:tcPr>
          <w:p w:rsidR="00D3778D" w:rsidRDefault="00D04AD5">
            <w:pPr>
              <w:pStyle w:val="TableParagraph"/>
              <w:spacing w:before="115" w:line="240" w:lineRule="auto"/>
              <w:ind w:right="97"/>
              <w:jc w:val="right"/>
              <w:rPr>
                <w:sz w:val="28"/>
              </w:rPr>
            </w:pPr>
            <w:r>
              <w:rPr>
                <w:sz w:val="28"/>
              </w:rPr>
              <w:t>Postconditions:</w:t>
            </w:r>
          </w:p>
        </w:tc>
        <w:tc>
          <w:tcPr>
            <w:tcW w:w="6769" w:type="dxa"/>
          </w:tcPr>
          <w:p w:rsidR="00D3778D" w:rsidRDefault="00D04AD5" w:rsidP="00C325E4">
            <w:pPr>
              <w:pStyle w:val="TableParagraph"/>
              <w:spacing w:before="119" w:line="322" w:lineRule="exact"/>
              <w:ind w:left="107" w:right="815"/>
              <w:rPr>
                <w:sz w:val="28"/>
              </w:rPr>
            </w:pPr>
            <w:r>
              <w:rPr>
                <w:sz w:val="28"/>
              </w:rPr>
              <w:t xml:space="preserve">Các tác nhân có thể xem được </w:t>
            </w:r>
            <w:r w:rsidR="00F77266">
              <w:rPr>
                <w:sz w:val="28"/>
              </w:rPr>
              <w:t xml:space="preserve">thông tin </w:t>
            </w:r>
            <w:r w:rsidR="00C325E4">
              <w:rPr>
                <w:sz w:val="28"/>
              </w:rPr>
              <w:t>sản phẩm mà mình mong muốn</w:t>
            </w:r>
            <w:r w:rsidR="00F77266">
              <w:rPr>
                <w:sz w:val="28"/>
              </w:rPr>
              <w:t>.</w:t>
            </w:r>
          </w:p>
        </w:tc>
      </w:tr>
      <w:tr w:rsidR="00D3778D" w:rsidTr="00606343">
        <w:trPr>
          <w:trHeight w:val="1080"/>
        </w:trPr>
        <w:tc>
          <w:tcPr>
            <w:tcW w:w="2701" w:type="dxa"/>
          </w:tcPr>
          <w:p w:rsidR="00D3778D" w:rsidRDefault="00D04AD5">
            <w:pPr>
              <w:pStyle w:val="TableParagraph"/>
              <w:spacing w:line="240" w:lineRule="auto"/>
              <w:ind w:right="97"/>
              <w:jc w:val="right"/>
              <w:rPr>
                <w:sz w:val="28"/>
              </w:rPr>
            </w:pPr>
            <w:r>
              <w:rPr>
                <w:sz w:val="28"/>
              </w:rPr>
              <w:t>Normal flow:</w:t>
            </w:r>
          </w:p>
        </w:tc>
        <w:tc>
          <w:tcPr>
            <w:tcW w:w="6769" w:type="dxa"/>
          </w:tcPr>
          <w:p w:rsidR="00D3778D" w:rsidRDefault="00D04AD5" w:rsidP="00DA5E24">
            <w:pPr>
              <w:pStyle w:val="TableParagraph"/>
              <w:numPr>
                <w:ilvl w:val="0"/>
                <w:numId w:val="7"/>
              </w:numPr>
              <w:tabs>
                <w:tab w:val="left" w:pos="828"/>
              </w:tabs>
              <w:spacing w:line="240" w:lineRule="auto"/>
              <w:rPr>
                <w:sz w:val="28"/>
              </w:rPr>
            </w:pPr>
            <w:r>
              <w:rPr>
                <w:sz w:val="28"/>
              </w:rPr>
              <w:t>Tác nh</w:t>
            </w:r>
            <w:r w:rsidR="00A87EBD">
              <w:rPr>
                <w:sz w:val="28"/>
              </w:rPr>
              <w:t>ân chọn sản phẩm mà mình mong muốn</w:t>
            </w:r>
          </w:p>
          <w:p w:rsidR="00D3778D" w:rsidRDefault="00A87EBD" w:rsidP="00DA5E24">
            <w:pPr>
              <w:pStyle w:val="TableParagraph"/>
              <w:numPr>
                <w:ilvl w:val="0"/>
                <w:numId w:val="7"/>
              </w:numPr>
              <w:tabs>
                <w:tab w:val="left" w:pos="828"/>
              </w:tabs>
              <w:spacing w:before="1" w:line="240" w:lineRule="auto"/>
              <w:ind w:right="429"/>
              <w:rPr>
                <w:sz w:val="28"/>
              </w:rPr>
            </w:pPr>
            <w:r>
              <w:rPr>
                <w:sz w:val="28"/>
              </w:rPr>
              <w:t>Hệ thống sẽ hiển thị thông tin về sản phẩm đó</w:t>
            </w:r>
          </w:p>
          <w:p w:rsidR="00D3778D" w:rsidRDefault="00D3778D" w:rsidP="00A87EBD">
            <w:pPr>
              <w:pStyle w:val="TableParagraph"/>
              <w:tabs>
                <w:tab w:val="left" w:pos="828"/>
              </w:tabs>
              <w:spacing w:before="0" w:line="304" w:lineRule="exact"/>
              <w:ind w:left="827"/>
              <w:rPr>
                <w:sz w:val="28"/>
              </w:rPr>
            </w:pPr>
          </w:p>
        </w:tc>
      </w:tr>
      <w:tr w:rsidR="00D3778D">
        <w:trPr>
          <w:trHeight w:val="441"/>
        </w:trPr>
        <w:tc>
          <w:tcPr>
            <w:tcW w:w="2701" w:type="dxa"/>
          </w:tcPr>
          <w:p w:rsidR="00D3778D" w:rsidRDefault="00D04AD5">
            <w:pPr>
              <w:pStyle w:val="TableParagraph"/>
              <w:ind w:right="98"/>
              <w:jc w:val="right"/>
              <w:rPr>
                <w:sz w:val="28"/>
              </w:rPr>
            </w:pPr>
            <w:r>
              <w:rPr>
                <w:sz w:val="28"/>
              </w:rPr>
              <w:t>Alternative flow:</w:t>
            </w:r>
          </w:p>
        </w:tc>
        <w:tc>
          <w:tcPr>
            <w:tcW w:w="6769" w:type="dxa"/>
          </w:tcPr>
          <w:p w:rsidR="00D3778D" w:rsidRDefault="00D04AD5">
            <w:pPr>
              <w:pStyle w:val="TableParagraph"/>
              <w:ind w:left="107"/>
              <w:rPr>
                <w:sz w:val="28"/>
              </w:rPr>
            </w:pPr>
            <w:r>
              <w:rPr>
                <w:sz w:val="28"/>
              </w:rPr>
              <w:t>Không có</w:t>
            </w:r>
          </w:p>
        </w:tc>
      </w:tr>
      <w:tr w:rsidR="00D3778D">
        <w:trPr>
          <w:trHeight w:val="443"/>
        </w:trPr>
        <w:tc>
          <w:tcPr>
            <w:tcW w:w="2701" w:type="dxa"/>
          </w:tcPr>
          <w:p w:rsidR="00D3778D" w:rsidRDefault="00D04AD5">
            <w:pPr>
              <w:pStyle w:val="TableParagraph"/>
              <w:spacing w:line="311" w:lineRule="exact"/>
              <w:ind w:right="96"/>
              <w:jc w:val="right"/>
              <w:rPr>
                <w:sz w:val="28"/>
              </w:rPr>
            </w:pPr>
            <w:r>
              <w:rPr>
                <w:sz w:val="28"/>
              </w:rPr>
              <w:t>Exceptions:</w:t>
            </w:r>
          </w:p>
        </w:tc>
        <w:tc>
          <w:tcPr>
            <w:tcW w:w="6769" w:type="dxa"/>
          </w:tcPr>
          <w:p w:rsidR="00D3778D" w:rsidRDefault="00D04AD5">
            <w:pPr>
              <w:pStyle w:val="TableParagraph"/>
              <w:spacing w:line="311" w:lineRule="exact"/>
              <w:ind w:left="107"/>
              <w:rPr>
                <w:sz w:val="28"/>
              </w:rPr>
            </w:pPr>
            <w:r>
              <w:rPr>
                <w:sz w:val="28"/>
              </w:rPr>
              <w:t>Không có</w:t>
            </w:r>
          </w:p>
        </w:tc>
      </w:tr>
      <w:tr w:rsidR="00D3778D">
        <w:trPr>
          <w:trHeight w:val="441"/>
        </w:trPr>
        <w:tc>
          <w:tcPr>
            <w:tcW w:w="2701" w:type="dxa"/>
          </w:tcPr>
          <w:p w:rsidR="00D3778D" w:rsidRDefault="00D04AD5">
            <w:pPr>
              <w:pStyle w:val="TableParagraph"/>
              <w:ind w:right="97"/>
              <w:jc w:val="right"/>
              <w:rPr>
                <w:sz w:val="28"/>
              </w:rPr>
            </w:pPr>
            <w:r>
              <w:rPr>
                <w:sz w:val="28"/>
              </w:rPr>
              <w:t>Includes:</w:t>
            </w:r>
          </w:p>
        </w:tc>
        <w:tc>
          <w:tcPr>
            <w:tcW w:w="6769" w:type="dxa"/>
          </w:tcPr>
          <w:p w:rsidR="00D3778D" w:rsidRDefault="00A87EBD">
            <w:pPr>
              <w:pStyle w:val="TableParagraph"/>
              <w:ind w:left="107"/>
              <w:rPr>
                <w:sz w:val="28"/>
              </w:rPr>
            </w:pPr>
            <w:r>
              <w:rPr>
                <w:sz w:val="28"/>
              </w:rPr>
              <w:t>Tìm kiếm cửa hàng, thêm vào giỏ hàng, đánh giá, thêm vào yêu thích</w:t>
            </w:r>
          </w:p>
        </w:tc>
      </w:tr>
      <w:tr w:rsidR="00D3778D">
        <w:trPr>
          <w:trHeight w:val="441"/>
        </w:trPr>
        <w:tc>
          <w:tcPr>
            <w:tcW w:w="2701" w:type="dxa"/>
          </w:tcPr>
          <w:p w:rsidR="00D3778D" w:rsidRDefault="00D04AD5">
            <w:pPr>
              <w:pStyle w:val="TableParagraph"/>
              <w:ind w:right="99"/>
              <w:jc w:val="right"/>
              <w:rPr>
                <w:sz w:val="28"/>
              </w:rPr>
            </w:pPr>
            <w:r>
              <w:rPr>
                <w:sz w:val="28"/>
              </w:rPr>
              <w:t>Priority:</w:t>
            </w:r>
          </w:p>
        </w:tc>
        <w:tc>
          <w:tcPr>
            <w:tcW w:w="6769" w:type="dxa"/>
          </w:tcPr>
          <w:p w:rsidR="00D3778D" w:rsidRDefault="00D04AD5">
            <w:pPr>
              <w:pStyle w:val="TableParagraph"/>
              <w:ind w:left="107"/>
              <w:rPr>
                <w:sz w:val="28"/>
              </w:rPr>
            </w:pPr>
            <w:r>
              <w:rPr>
                <w:sz w:val="28"/>
              </w:rPr>
              <w:t>2</w:t>
            </w:r>
          </w:p>
        </w:tc>
      </w:tr>
      <w:tr w:rsidR="00D3778D">
        <w:trPr>
          <w:trHeight w:val="444"/>
        </w:trPr>
        <w:tc>
          <w:tcPr>
            <w:tcW w:w="2701" w:type="dxa"/>
          </w:tcPr>
          <w:p w:rsidR="00D3778D" w:rsidRDefault="00D04AD5">
            <w:pPr>
              <w:pStyle w:val="TableParagraph"/>
              <w:spacing w:before="113" w:line="311" w:lineRule="exact"/>
              <w:ind w:right="96"/>
              <w:jc w:val="right"/>
              <w:rPr>
                <w:sz w:val="28"/>
              </w:rPr>
            </w:pPr>
            <w:r>
              <w:rPr>
                <w:sz w:val="28"/>
              </w:rPr>
              <w:t>Frequency of use</w:t>
            </w:r>
          </w:p>
        </w:tc>
        <w:tc>
          <w:tcPr>
            <w:tcW w:w="6769" w:type="dxa"/>
          </w:tcPr>
          <w:p w:rsidR="00D3778D" w:rsidRDefault="001A06C6">
            <w:pPr>
              <w:pStyle w:val="TableParagraph"/>
              <w:spacing w:before="113" w:line="311" w:lineRule="exact"/>
              <w:ind w:left="107"/>
              <w:rPr>
                <w:sz w:val="28"/>
              </w:rPr>
            </w:pPr>
            <w:r>
              <w:rPr>
                <w:sz w:val="28"/>
              </w:rPr>
              <w:t>Rất lớn</w:t>
            </w:r>
          </w:p>
        </w:tc>
      </w:tr>
      <w:tr w:rsidR="00D3778D">
        <w:trPr>
          <w:trHeight w:val="441"/>
        </w:trPr>
        <w:tc>
          <w:tcPr>
            <w:tcW w:w="2701" w:type="dxa"/>
          </w:tcPr>
          <w:p w:rsidR="00D3778D" w:rsidRDefault="00D04AD5">
            <w:pPr>
              <w:pStyle w:val="TableParagraph"/>
              <w:ind w:right="97"/>
              <w:jc w:val="right"/>
              <w:rPr>
                <w:sz w:val="28"/>
              </w:rPr>
            </w:pPr>
            <w:r>
              <w:rPr>
                <w:sz w:val="28"/>
              </w:rPr>
              <w:t>Business Rules:</w:t>
            </w:r>
          </w:p>
        </w:tc>
        <w:tc>
          <w:tcPr>
            <w:tcW w:w="6769" w:type="dxa"/>
          </w:tcPr>
          <w:p w:rsidR="00D3778D" w:rsidRPr="001A06C6" w:rsidRDefault="00D04AD5">
            <w:pPr>
              <w:pStyle w:val="TableParagraph"/>
              <w:ind w:left="107"/>
              <w:rPr>
                <w:sz w:val="28"/>
                <w:lang w:val="vi-VN"/>
              </w:rPr>
            </w:pPr>
            <w:r>
              <w:rPr>
                <w:sz w:val="28"/>
              </w:rPr>
              <w:t>Không có</w:t>
            </w:r>
          </w:p>
        </w:tc>
      </w:tr>
      <w:tr w:rsidR="00D3778D">
        <w:trPr>
          <w:trHeight w:val="767"/>
        </w:trPr>
        <w:tc>
          <w:tcPr>
            <w:tcW w:w="2701" w:type="dxa"/>
          </w:tcPr>
          <w:p w:rsidR="00D3778D" w:rsidRDefault="00D04AD5">
            <w:pPr>
              <w:pStyle w:val="TableParagraph"/>
              <w:spacing w:before="116" w:line="322" w:lineRule="exact"/>
              <w:ind w:left="959" w:right="79" w:firstLine="806"/>
              <w:rPr>
                <w:sz w:val="28"/>
              </w:rPr>
            </w:pPr>
            <w:r>
              <w:rPr>
                <w:sz w:val="28"/>
              </w:rPr>
              <w:t>Special Requirements:</w:t>
            </w:r>
          </w:p>
        </w:tc>
        <w:tc>
          <w:tcPr>
            <w:tcW w:w="6769" w:type="dxa"/>
          </w:tcPr>
          <w:p w:rsidR="00D3778D" w:rsidRPr="001A06C6" w:rsidRDefault="001A06C6" w:rsidP="001A06C6">
            <w:pPr>
              <w:pStyle w:val="TableParagraph"/>
              <w:tabs>
                <w:tab w:val="left" w:pos="827"/>
              </w:tabs>
              <w:spacing w:before="121" w:line="322" w:lineRule="exact"/>
              <w:ind w:right="412"/>
              <w:rPr>
                <w:rFonts w:asciiTheme="majorHAnsi" w:hAnsiTheme="majorHAnsi" w:cstheme="majorHAnsi"/>
                <w:sz w:val="28"/>
              </w:rPr>
            </w:pPr>
            <w:r>
              <w:rPr>
                <w:rFonts w:ascii="Calibri" w:hAnsi="Calibri"/>
                <w:sz w:val="28"/>
              </w:rPr>
              <w:t xml:space="preserve">  </w:t>
            </w:r>
            <w:r w:rsidRPr="001A06C6">
              <w:rPr>
                <w:rFonts w:asciiTheme="majorHAnsi" w:hAnsiTheme="majorHAnsi" w:cstheme="majorHAnsi"/>
                <w:sz w:val="28"/>
              </w:rPr>
              <w:t>Không có</w:t>
            </w:r>
          </w:p>
        </w:tc>
      </w:tr>
      <w:tr w:rsidR="00D3778D">
        <w:trPr>
          <w:trHeight w:val="443"/>
        </w:trPr>
        <w:tc>
          <w:tcPr>
            <w:tcW w:w="2701" w:type="dxa"/>
          </w:tcPr>
          <w:p w:rsidR="00D3778D" w:rsidRDefault="00D04AD5">
            <w:pPr>
              <w:pStyle w:val="TableParagraph"/>
              <w:spacing w:before="115"/>
              <w:ind w:right="97"/>
              <w:jc w:val="right"/>
              <w:rPr>
                <w:sz w:val="28"/>
              </w:rPr>
            </w:pPr>
            <w:r>
              <w:rPr>
                <w:sz w:val="28"/>
              </w:rPr>
              <w:t>Assumptions:</w:t>
            </w:r>
          </w:p>
        </w:tc>
        <w:tc>
          <w:tcPr>
            <w:tcW w:w="6769" w:type="dxa"/>
          </w:tcPr>
          <w:p w:rsidR="00D3778D" w:rsidRDefault="00D04AD5">
            <w:pPr>
              <w:pStyle w:val="TableParagraph"/>
              <w:spacing w:before="115"/>
              <w:ind w:left="107"/>
              <w:rPr>
                <w:sz w:val="28"/>
              </w:rPr>
            </w:pPr>
            <w:r>
              <w:rPr>
                <w:sz w:val="28"/>
              </w:rPr>
              <w:t>Không có</w:t>
            </w:r>
          </w:p>
        </w:tc>
      </w:tr>
      <w:tr w:rsidR="00D3778D">
        <w:trPr>
          <w:trHeight w:val="441"/>
        </w:trPr>
        <w:tc>
          <w:tcPr>
            <w:tcW w:w="2701" w:type="dxa"/>
          </w:tcPr>
          <w:p w:rsidR="00D3778D" w:rsidRDefault="00D04AD5">
            <w:pPr>
              <w:pStyle w:val="TableParagraph"/>
              <w:ind w:right="98"/>
              <w:jc w:val="right"/>
              <w:rPr>
                <w:sz w:val="28"/>
              </w:rPr>
            </w:pPr>
            <w:r>
              <w:rPr>
                <w:sz w:val="28"/>
              </w:rPr>
              <w:t>Notes and Issues:</w:t>
            </w:r>
          </w:p>
        </w:tc>
        <w:tc>
          <w:tcPr>
            <w:tcW w:w="6769" w:type="dxa"/>
          </w:tcPr>
          <w:p w:rsidR="00D3778D" w:rsidRDefault="00D04AD5">
            <w:pPr>
              <w:pStyle w:val="TableParagraph"/>
              <w:ind w:left="107"/>
              <w:rPr>
                <w:sz w:val="28"/>
              </w:rPr>
            </w:pPr>
            <w:r>
              <w:rPr>
                <w:sz w:val="28"/>
              </w:rPr>
              <w:t>Không có</w:t>
            </w:r>
          </w:p>
        </w:tc>
      </w:tr>
    </w:tbl>
    <w:p w:rsidR="00D3778D" w:rsidRDefault="00D3778D">
      <w:pPr>
        <w:rPr>
          <w:sz w:val="28"/>
        </w:rPr>
        <w:sectPr w:rsidR="00D3778D">
          <w:pgSz w:w="12240" w:h="15840"/>
          <w:pgMar w:top="1140" w:right="0" w:bottom="1300" w:left="1420" w:header="0" w:footer="1074" w:gutter="0"/>
          <w:cols w:space="720"/>
        </w:sectPr>
      </w:pPr>
    </w:p>
    <w:p w:rsidR="00D3778D" w:rsidRDefault="00D3778D">
      <w:pPr>
        <w:pStyle w:val="BodyText"/>
        <w:spacing w:before="2"/>
        <w:rPr>
          <w:sz w:val="22"/>
        </w:rPr>
      </w:pPr>
    </w:p>
    <w:p w:rsidR="00D3778D" w:rsidRDefault="00D04AD5" w:rsidP="00DA5E24">
      <w:pPr>
        <w:pStyle w:val="ListParagraph"/>
        <w:numPr>
          <w:ilvl w:val="1"/>
          <w:numId w:val="14"/>
        </w:numPr>
        <w:tabs>
          <w:tab w:val="left" w:pos="1002"/>
        </w:tabs>
        <w:spacing w:before="1"/>
        <w:rPr>
          <w:sz w:val="28"/>
        </w:rPr>
      </w:pPr>
      <w:r>
        <w:rPr>
          <w:sz w:val="28"/>
        </w:rPr>
        <w:t xml:space="preserve">Đặc tả use case </w:t>
      </w:r>
      <w:r w:rsidR="00FB141A">
        <w:rPr>
          <w:sz w:val="28"/>
        </w:rPr>
        <w:t>so sánh sản phẩm</w:t>
      </w:r>
    </w:p>
    <w:p w:rsidR="00D3778D" w:rsidRDefault="002D5440">
      <w:pPr>
        <w:spacing w:before="123"/>
        <w:ind w:left="282"/>
        <w:rPr>
          <w:sz w:val="24"/>
        </w:rPr>
      </w:pPr>
      <w:bookmarkStart w:id="171" w:name="_bookmark18"/>
      <w:bookmarkEnd w:id="171"/>
      <w:r>
        <w:rPr>
          <w:b/>
          <w:sz w:val="24"/>
        </w:rPr>
        <w:t>Bảng 2.</w:t>
      </w:r>
      <w:r>
        <w:rPr>
          <w:b/>
          <w:sz w:val="24"/>
          <w:lang w:val="vi-VN"/>
        </w:rPr>
        <w:t>6</w:t>
      </w:r>
      <w:r w:rsidR="00D04AD5">
        <w:rPr>
          <w:b/>
          <w:sz w:val="24"/>
        </w:rPr>
        <w:t xml:space="preserve"> </w:t>
      </w:r>
      <w:r w:rsidR="00D04AD5">
        <w:rPr>
          <w:sz w:val="24"/>
        </w:rPr>
        <w:t xml:space="preserve">Đặc tả use case </w:t>
      </w:r>
      <w:r w:rsidR="00FB141A">
        <w:rPr>
          <w:sz w:val="24"/>
        </w:rPr>
        <w:t>so sánh sản phẩm</w:t>
      </w:r>
    </w:p>
    <w:p w:rsidR="00D91550" w:rsidRDefault="00D91550">
      <w:pPr>
        <w:spacing w:before="123"/>
        <w:ind w:left="282"/>
        <w:rPr>
          <w:sz w:val="24"/>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91550" w:rsidTr="00D91550">
        <w:trPr>
          <w:trHeight w:val="441"/>
        </w:trPr>
        <w:tc>
          <w:tcPr>
            <w:tcW w:w="2792" w:type="dxa"/>
          </w:tcPr>
          <w:p w:rsidR="00D91550" w:rsidRDefault="00D91550" w:rsidP="00D91550">
            <w:pPr>
              <w:pStyle w:val="TableParagraph"/>
              <w:ind w:right="98"/>
              <w:jc w:val="right"/>
              <w:rPr>
                <w:sz w:val="28"/>
              </w:rPr>
            </w:pPr>
            <w:r>
              <w:rPr>
                <w:sz w:val="28"/>
              </w:rPr>
              <w:t>Use case ID:</w:t>
            </w:r>
          </w:p>
        </w:tc>
        <w:tc>
          <w:tcPr>
            <w:tcW w:w="6678" w:type="dxa"/>
          </w:tcPr>
          <w:p w:rsidR="00D91550" w:rsidRDefault="00D91550" w:rsidP="00D91550">
            <w:pPr>
              <w:pStyle w:val="TableParagraph"/>
              <w:ind w:left="105"/>
              <w:rPr>
                <w:sz w:val="28"/>
              </w:rPr>
            </w:pPr>
            <w:r>
              <w:rPr>
                <w:sz w:val="28"/>
              </w:rPr>
              <w:t>UC06</w:t>
            </w:r>
          </w:p>
        </w:tc>
      </w:tr>
      <w:tr w:rsidR="00D91550" w:rsidTr="00D91550">
        <w:trPr>
          <w:trHeight w:val="444"/>
        </w:trPr>
        <w:tc>
          <w:tcPr>
            <w:tcW w:w="2792" w:type="dxa"/>
          </w:tcPr>
          <w:p w:rsidR="00D91550" w:rsidRDefault="00D91550" w:rsidP="00D91550">
            <w:pPr>
              <w:pStyle w:val="TableParagraph"/>
              <w:spacing w:before="115"/>
              <w:ind w:right="102"/>
              <w:jc w:val="right"/>
              <w:rPr>
                <w:sz w:val="28"/>
              </w:rPr>
            </w:pPr>
            <w:r>
              <w:rPr>
                <w:sz w:val="28"/>
              </w:rPr>
              <w:t>Use case Name:</w:t>
            </w:r>
          </w:p>
        </w:tc>
        <w:tc>
          <w:tcPr>
            <w:tcW w:w="6678" w:type="dxa"/>
          </w:tcPr>
          <w:p w:rsidR="00D91550" w:rsidRDefault="00D91550" w:rsidP="00D91550">
            <w:pPr>
              <w:pStyle w:val="TableParagraph"/>
              <w:spacing w:before="115"/>
              <w:ind w:left="105"/>
              <w:rPr>
                <w:sz w:val="28"/>
              </w:rPr>
            </w:pPr>
            <w:r>
              <w:rPr>
                <w:sz w:val="28"/>
              </w:rPr>
              <w:t>So sánh sản phẩm</w:t>
            </w:r>
          </w:p>
        </w:tc>
      </w:tr>
      <w:tr w:rsidR="00D91550" w:rsidTr="00D91550">
        <w:trPr>
          <w:trHeight w:val="441"/>
        </w:trPr>
        <w:tc>
          <w:tcPr>
            <w:tcW w:w="2792" w:type="dxa"/>
          </w:tcPr>
          <w:p w:rsidR="00D91550" w:rsidRDefault="00D91550" w:rsidP="00D91550">
            <w:pPr>
              <w:pStyle w:val="TableParagraph"/>
              <w:ind w:right="98"/>
              <w:jc w:val="right"/>
              <w:rPr>
                <w:sz w:val="28"/>
              </w:rPr>
            </w:pPr>
            <w:r>
              <w:rPr>
                <w:sz w:val="28"/>
              </w:rPr>
              <w:t>Actors:</w:t>
            </w:r>
          </w:p>
        </w:tc>
        <w:tc>
          <w:tcPr>
            <w:tcW w:w="6678" w:type="dxa"/>
          </w:tcPr>
          <w:p w:rsidR="00D91550" w:rsidRDefault="00D91550" w:rsidP="00D91550">
            <w:pPr>
              <w:pStyle w:val="TableParagraph"/>
              <w:ind w:left="105"/>
              <w:rPr>
                <w:sz w:val="28"/>
              </w:rPr>
            </w:pPr>
            <w:r>
              <w:rPr>
                <w:sz w:val="28"/>
              </w:rPr>
              <w:t>Khách thăm, khách hàng</w:t>
            </w:r>
          </w:p>
        </w:tc>
      </w:tr>
      <w:tr w:rsidR="00D91550" w:rsidTr="00D91550">
        <w:trPr>
          <w:trHeight w:val="762"/>
        </w:trPr>
        <w:tc>
          <w:tcPr>
            <w:tcW w:w="2792" w:type="dxa"/>
          </w:tcPr>
          <w:p w:rsidR="00D91550" w:rsidRDefault="00D91550" w:rsidP="00D91550">
            <w:pPr>
              <w:pStyle w:val="TableParagraph"/>
              <w:spacing w:line="240" w:lineRule="auto"/>
              <w:ind w:right="98"/>
              <w:jc w:val="right"/>
              <w:rPr>
                <w:sz w:val="28"/>
              </w:rPr>
            </w:pPr>
            <w:r>
              <w:rPr>
                <w:sz w:val="28"/>
              </w:rPr>
              <w:t>Desctiption:</w:t>
            </w:r>
          </w:p>
        </w:tc>
        <w:tc>
          <w:tcPr>
            <w:tcW w:w="6678" w:type="dxa"/>
          </w:tcPr>
          <w:p w:rsidR="00D91550" w:rsidRDefault="00D91550" w:rsidP="00D91550">
            <w:pPr>
              <w:pStyle w:val="TableParagraph"/>
              <w:spacing w:before="116" w:line="322" w:lineRule="exact"/>
              <w:ind w:left="105" w:right="402"/>
              <w:rPr>
                <w:i/>
                <w:sz w:val="28"/>
              </w:rPr>
            </w:pPr>
            <w:r>
              <w:rPr>
                <w:sz w:val="28"/>
              </w:rPr>
              <w:t>Use case này cho phép các tác nhân có thể so sánh các sản phẩm với nhau</w:t>
            </w:r>
          </w:p>
        </w:tc>
      </w:tr>
      <w:tr w:rsidR="00D91550" w:rsidTr="00D91550">
        <w:trPr>
          <w:trHeight w:val="443"/>
        </w:trPr>
        <w:tc>
          <w:tcPr>
            <w:tcW w:w="2792" w:type="dxa"/>
          </w:tcPr>
          <w:p w:rsidR="00D91550" w:rsidRDefault="00D91550" w:rsidP="00D91550">
            <w:pPr>
              <w:pStyle w:val="TableParagraph"/>
              <w:spacing w:before="115"/>
              <w:ind w:right="99"/>
              <w:jc w:val="right"/>
              <w:rPr>
                <w:sz w:val="28"/>
              </w:rPr>
            </w:pPr>
            <w:r>
              <w:rPr>
                <w:sz w:val="28"/>
              </w:rPr>
              <w:t>Trigger:</w:t>
            </w:r>
          </w:p>
        </w:tc>
        <w:tc>
          <w:tcPr>
            <w:tcW w:w="6678" w:type="dxa"/>
          </w:tcPr>
          <w:p w:rsidR="00D91550" w:rsidRDefault="00D91550" w:rsidP="00D91550">
            <w:pPr>
              <w:pStyle w:val="TableParagraph"/>
              <w:spacing w:before="115"/>
              <w:ind w:left="105"/>
              <w:rPr>
                <w:sz w:val="28"/>
              </w:rPr>
            </w:pPr>
            <w:r>
              <w:rPr>
                <w:sz w:val="28"/>
              </w:rPr>
              <w:t xml:space="preserve">Tác nhân chọn nút </w:t>
            </w:r>
            <w:proofErr w:type="gramStart"/>
            <w:r>
              <w:rPr>
                <w:sz w:val="28"/>
              </w:rPr>
              <w:t>‘ So</w:t>
            </w:r>
            <w:proofErr w:type="gramEnd"/>
            <w:r>
              <w:rPr>
                <w:sz w:val="28"/>
              </w:rPr>
              <w:t xml:space="preserve"> sánh sản phẩm’.</w:t>
            </w:r>
          </w:p>
        </w:tc>
      </w:tr>
      <w:tr w:rsidR="00D91550" w:rsidTr="00D91550">
        <w:trPr>
          <w:trHeight w:val="441"/>
        </w:trPr>
        <w:tc>
          <w:tcPr>
            <w:tcW w:w="2792" w:type="dxa"/>
          </w:tcPr>
          <w:p w:rsidR="00D91550" w:rsidRDefault="00D91550" w:rsidP="00D91550">
            <w:pPr>
              <w:pStyle w:val="TableParagraph"/>
              <w:ind w:right="98"/>
              <w:jc w:val="right"/>
              <w:rPr>
                <w:sz w:val="28"/>
              </w:rPr>
            </w:pPr>
            <w:r>
              <w:rPr>
                <w:sz w:val="28"/>
              </w:rPr>
              <w:t>Preconditions:</w:t>
            </w:r>
          </w:p>
        </w:tc>
        <w:tc>
          <w:tcPr>
            <w:tcW w:w="6678" w:type="dxa"/>
          </w:tcPr>
          <w:p w:rsidR="00D91550" w:rsidRDefault="00D91550" w:rsidP="00D91550">
            <w:pPr>
              <w:pStyle w:val="TableParagraph"/>
              <w:ind w:left="105"/>
              <w:rPr>
                <w:sz w:val="28"/>
              </w:rPr>
            </w:pPr>
            <w:r>
              <w:rPr>
                <w:sz w:val="28"/>
              </w:rPr>
              <w:t>Không có</w:t>
            </w:r>
          </w:p>
        </w:tc>
      </w:tr>
      <w:tr w:rsidR="00D91550" w:rsidTr="00D91550">
        <w:trPr>
          <w:trHeight w:val="770"/>
        </w:trPr>
        <w:tc>
          <w:tcPr>
            <w:tcW w:w="2792" w:type="dxa"/>
          </w:tcPr>
          <w:p w:rsidR="00D91550" w:rsidRDefault="00D91550" w:rsidP="00D91550">
            <w:pPr>
              <w:pStyle w:val="TableParagraph"/>
              <w:spacing w:line="240" w:lineRule="auto"/>
              <w:ind w:right="98"/>
              <w:jc w:val="right"/>
              <w:rPr>
                <w:sz w:val="28"/>
              </w:rPr>
            </w:pPr>
            <w:r>
              <w:rPr>
                <w:sz w:val="28"/>
              </w:rPr>
              <w:t>Postconditions:</w:t>
            </w:r>
          </w:p>
        </w:tc>
        <w:tc>
          <w:tcPr>
            <w:tcW w:w="6678" w:type="dxa"/>
          </w:tcPr>
          <w:p w:rsidR="00D91550" w:rsidRDefault="00D91550" w:rsidP="00D91550">
            <w:pPr>
              <w:pStyle w:val="TableParagraph"/>
              <w:tabs>
                <w:tab w:val="left" w:pos="825"/>
              </w:tabs>
              <w:spacing w:before="120" w:line="324" w:lineRule="exact"/>
              <w:ind w:left="825" w:right="195" w:hanging="360"/>
              <w:rPr>
                <w:i/>
                <w:sz w:val="28"/>
              </w:rPr>
            </w:pPr>
            <w:r>
              <w:rPr>
                <w:rFonts w:ascii="Calibri" w:hAnsi="Calibri"/>
                <w:sz w:val="28"/>
              </w:rPr>
              <w:t>-</w:t>
            </w:r>
            <w:r>
              <w:rPr>
                <w:rFonts w:ascii="Calibri" w:hAnsi="Calibri"/>
                <w:sz w:val="28"/>
              </w:rPr>
              <w:tab/>
            </w:r>
            <w:r>
              <w:rPr>
                <w:sz w:val="28"/>
              </w:rPr>
              <w:t>Tác nhân so sánh được các sản phẩm với nhau</w:t>
            </w:r>
            <w:r>
              <w:rPr>
                <w:i/>
                <w:sz w:val="28"/>
              </w:rPr>
              <w:t>.</w:t>
            </w:r>
          </w:p>
        </w:tc>
      </w:tr>
      <w:tr w:rsidR="00D91550" w:rsidTr="00D91550">
        <w:trPr>
          <w:trHeight w:val="2373"/>
        </w:trPr>
        <w:tc>
          <w:tcPr>
            <w:tcW w:w="2792" w:type="dxa"/>
          </w:tcPr>
          <w:p w:rsidR="00D91550" w:rsidRDefault="00D91550" w:rsidP="00D91550">
            <w:pPr>
              <w:pStyle w:val="TableParagraph"/>
              <w:spacing w:before="113" w:line="240" w:lineRule="auto"/>
              <w:ind w:right="99"/>
              <w:jc w:val="right"/>
              <w:rPr>
                <w:sz w:val="28"/>
              </w:rPr>
            </w:pPr>
            <w:r>
              <w:rPr>
                <w:sz w:val="28"/>
              </w:rPr>
              <w:t>Normal flow:</w:t>
            </w:r>
          </w:p>
        </w:tc>
        <w:tc>
          <w:tcPr>
            <w:tcW w:w="6678" w:type="dxa"/>
          </w:tcPr>
          <w:p w:rsidR="00D91550" w:rsidRDefault="00D91550" w:rsidP="00DA5E24">
            <w:pPr>
              <w:pStyle w:val="TableParagraph"/>
              <w:numPr>
                <w:ilvl w:val="0"/>
                <w:numId w:val="6"/>
              </w:numPr>
              <w:tabs>
                <w:tab w:val="left" w:pos="826"/>
              </w:tabs>
              <w:spacing w:before="113" w:line="240" w:lineRule="auto"/>
              <w:ind w:right="410"/>
              <w:rPr>
                <w:sz w:val="28"/>
              </w:rPr>
            </w:pPr>
            <w:r>
              <w:rPr>
                <w:sz w:val="28"/>
              </w:rPr>
              <w:t xml:space="preserve">Tác nhân chọn chức năng </w:t>
            </w:r>
            <w:proofErr w:type="gramStart"/>
            <w:r>
              <w:rPr>
                <w:sz w:val="28"/>
              </w:rPr>
              <w:t>So</w:t>
            </w:r>
            <w:proofErr w:type="gramEnd"/>
            <w:r>
              <w:rPr>
                <w:sz w:val="28"/>
              </w:rPr>
              <w:t xml:space="preserve"> sánh sản phẩm từ màn hình giao diện hệ</w:t>
            </w:r>
            <w:r>
              <w:rPr>
                <w:spacing w:val="-4"/>
                <w:sz w:val="28"/>
              </w:rPr>
              <w:t xml:space="preserve"> </w:t>
            </w:r>
            <w:r>
              <w:rPr>
                <w:sz w:val="28"/>
              </w:rPr>
              <w:t>thống.</w:t>
            </w:r>
          </w:p>
          <w:p w:rsidR="00D91550" w:rsidRDefault="00D91550" w:rsidP="00DA5E24">
            <w:pPr>
              <w:pStyle w:val="TableParagraph"/>
              <w:numPr>
                <w:ilvl w:val="0"/>
                <w:numId w:val="6"/>
              </w:numPr>
              <w:tabs>
                <w:tab w:val="left" w:pos="826"/>
              </w:tabs>
              <w:spacing w:before="0" w:line="321" w:lineRule="exact"/>
              <w:rPr>
                <w:sz w:val="28"/>
              </w:rPr>
            </w:pPr>
            <w:r>
              <w:rPr>
                <w:sz w:val="28"/>
              </w:rPr>
              <w:t>Hệ thống hiển thị giao diện so sánh.</w:t>
            </w:r>
          </w:p>
          <w:p w:rsidR="00D91550" w:rsidRDefault="00D91550" w:rsidP="00DA5E24">
            <w:pPr>
              <w:pStyle w:val="TableParagraph"/>
              <w:numPr>
                <w:ilvl w:val="0"/>
                <w:numId w:val="6"/>
              </w:numPr>
              <w:tabs>
                <w:tab w:val="left" w:pos="826"/>
              </w:tabs>
              <w:spacing w:before="0" w:line="242" w:lineRule="auto"/>
              <w:ind w:right="247"/>
              <w:rPr>
                <w:sz w:val="28"/>
              </w:rPr>
            </w:pPr>
            <w:r>
              <w:rPr>
                <w:sz w:val="28"/>
              </w:rPr>
              <w:t>Tác nhân nhập thông tin sản phẩm so sánh</w:t>
            </w:r>
          </w:p>
          <w:p w:rsidR="00D91550" w:rsidRPr="007C625E" w:rsidRDefault="00D91550" w:rsidP="00DA5E24">
            <w:pPr>
              <w:pStyle w:val="TableParagraph"/>
              <w:numPr>
                <w:ilvl w:val="0"/>
                <w:numId w:val="6"/>
              </w:numPr>
              <w:tabs>
                <w:tab w:val="left" w:pos="826"/>
              </w:tabs>
              <w:spacing w:before="0" w:line="317" w:lineRule="exact"/>
              <w:rPr>
                <w:sz w:val="28"/>
              </w:rPr>
            </w:pPr>
            <w:r>
              <w:rPr>
                <w:sz w:val="28"/>
              </w:rPr>
              <w:t>Hệ thống cung cấp song song thông tin của các sản phẩm được so sánh trên giao diện người dung.</w:t>
            </w:r>
          </w:p>
        </w:tc>
      </w:tr>
      <w:tr w:rsidR="00D91550" w:rsidTr="00D91550">
        <w:trPr>
          <w:trHeight w:val="441"/>
        </w:trPr>
        <w:tc>
          <w:tcPr>
            <w:tcW w:w="2792" w:type="dxa"/>
          </w:tcPr>
          <w:p w:rsidR="00D91550" w:rsidRDefault="00D91550" w:rsidP="00D91550">
            <w:pPr>
              <w:pStyle w:val="TableParagraph"/>
              <w:ind w:right="100"/>
              <w:jc w:val="right"/>
              <w:rPr>
                <w:sz w:val="28"/>
              </w:rPr>
            </w:pPr>
            <w:r>
              <w:rPr>
                <w:sz w:val="28"/>
              </w:rPr>
              <w:t>Alternative flow:</w:t>
            </w:r>
          </w:p>
        </w:tc>
        <w:tc>
          <w:tcPr>
            <w:tcW w:w="6678" w:type="dxa"/>
          </w:tcPr>
          <w:p w:rsidR="00D91550" w:rsidRDefault="00D91550" w:rsidP="00D91550">
            <w:pPr>
              <w:pStyle w:val="TableParagraph"/>
              <w:ind w:left="105"/>
              <w:rPr>
                <w:sz w:val="28"/>
              </w:rPr>
            </w:pPr>
            <w:r>
              <w:rPr>
                <w:sz w:val="28"/>
              </w:rPr>
              <w:t>Không có</w:t>
            </w:r>
          </w:p>
        </w:tc>
      </w:tr>
    </w:tbl>
    <w:p w:rsidR="00D91550" w:rsidRDefault="00D91550" w:rsidP="00D91550">
      <w:pPr>
        <w:rPr>
          <w:sz w:val="28"/>
        </w:rPr>
        <w:sectPr w:rsidR="00D91550">
          <w:pgSz w:w="12240" w:h="15840"/>
          <w:pgMar w:top="1500" w:right="0" w:bottom="1300" w:left="1420" w:header="0" w:footer="1074" w:gutter="0"/>
          <w:cols w:space="720"/>
        </w:sect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91550" w:rsidTr="00D91550">
        <w:trPr>
          <w:trHeight w:val="444"/>
        </w:trPr>
        <w:tc>
          <w:tcPr>
            <w:tcW w:w="2792" w:type="dxa"/>
          </w:tcPr>
          <w:p w:rsidR="00D91550" w:rsidRDefault="00D91550" w:rsidP="00D91550">
            <w:pPr>
              <w:pStyle w:val="TableParagraph"/>
              <w:spacing w:before="108" w:line="316" w:lineRule="exact"/>
              <w:ind w:right="98"/>
              <w:jc w:val="right"/>
              <w:rPr>
                <w:sz w:val="28"/>
              </w:rPr>
            </w:pPr>
            <w:r>
              <w:rPr>
                <w:sz w:val="28"/>
              </w:rPr>
              <w:lastRenderedPageBreak/>
              <w:t>Exceptions:</w:t>
            </w:r>
          </w:p>
        </w:tc>
        <w:tc>
          <w:tcPr>
            <w:tcW w:w="6678" w:type="dxa"/>
          </w:tcPr>
          <w:p w:rsidR="00D91550" w:rsidRDefault="00D91550" w:rsidP="00D91550">
            <w:pPr>
              <w:pStyle w:val="TableParagraph"/>
              <w:spacing w:before="108" w:line="316" w:lineRule="exact"/>
              <w:ind w:left="105"/>
              <w:rPr>
                <w:sz w:val="28"/>
              </w:rPr>
            </w:pPr>
            <w:r>
              <w:rPr>
                <w:sz w:val="28"/>
              </w:rPr>
              <w:t>Không có</w:t>
            </w:r>
          </w:p>
        </w:tc>
      </w:tr>
      <w:tr w:rsidR="00D91550" w:rsidTr="00D91550">
        <w:trPr>
          <w:trHeight w:val="441"/>
        </w:trPr>
        <w:tc>
          <w:tcPr>
            <w:tcW w:w="2792" w:type="dxa"/>
          </w:tcPr>
          <w:p w:rsidR="00D91550" w:rsidRDefault="00D91550" w:rsidP="00D91550">
            <w:pPr>
              <w:pStyle w:val="TableParagraph"/>
              <w:spacing w:before="105" w:line="316" w:lineRule="exact"/>
              <w:ind w:right="99"/>
              <w:jc w:val="right"/>
              <w:rPr>
                <w:sz w:val="28"/>
              </w:rPr>
            </w:pPr>
            <w:r>
              <w:rPr>
                <w:sz w:val="28"/>
              </w:rPr>
              <w:t>Includes:</w:t>
            </w:r>
          </w:p>
        </w:tc>
        <w:tc>
          <w:tcPr>
            <w:tcW w:w="6678" w:type="dxa"/>
          </w:tcPr>
          <w:p w:rsidR="00D91550" w:rsidRDefault="00D91550" w:rsidP="00D91550">
            <w:pPr>
              <w:pStyle w:val="TableParagraph"/>
              <w:spacing w:before="105" w:line="316" w:lineRule="exact"/>
              <w:ind w:left="105"/>
              <w:rPr>
                <w:sz w:val="28"/>
              </w:rPr>
            </w:pPr>
            <w:r>
              <w:rPr>
                <w:sz w:val="28"/>
              </w:rPr>
              <w:t>Không có</w:t>
            </w:r>
          </w:p>
        </w:tc>
      </w:tr>
      <w:tr w:rsidR="00D91550" w:rsidTr="00D91550">
        <w:trPr>
          <w:trHeight w:val="441"/>
        </w:trPr>
        <w:tc>
          <w:tcPr>
            <w:tcW w:w="2792" w:type="dxa"/>
          </w:tcPr>
          <w:p w:rsidR="00D91550" w:rsidRDefault="00D91550" w:rsidP="00D91550">
            <w:pPr>
              <w:pStyle w:val="TableParagraph"/>
              <w:spacing w:before="105" w:line="316" w:lineRule="exact"/>
              <w:ind w:right="101"/>
              <w:jc w:val="right"/>
              <w:rPr>
                <w:sz w:val="28"/>
              </w:rPr>
            </w:pPr>
            <w:r>
              <w:rPr>
                <w:sz w:val="28"/>
              </w:rPr>
              <w:t>Priority:</w:t>
            </w:r>
          </w:p>
        </w:tc>
        <w:tc>
          <w:tcPr>
            <w:tcW w:w="6678" w:type="dxa"/>
          </w:tcPr>
          <w:p w:rsidR="00D91550" w:rsidRDefault="00D91550" w:rsidP="00D91550">
            <w:pPr>
              <w:pStyle w:val="TableParagraph"/>
              <w:spacing w:before="105" w:line="316" w:lineRule="exact"/>
              <w:ind w:left="105"/>
              <w:rPr>
                <w:sz w:val="28"/>
              </w:rPr>
            </w:pPr>
            <w:r>
              <w:rPr>
                <w:sz w:val="28"/>
              </w:rPr>
              <w:t>1</w:t>
            </w:r>
          </w:p>
        </w:tc>
      </w:tr>
      <w:tr w:rsidR="00D91550" w:rsidTr="00D91550">
        <w:trPr>
          <w:trHeight w:val="443"/>
        </w:trPr>
        <w:tc>
          <w:tcPr>
            <w:tcW w:w="2792" w:type="dxa"/>
          </w:tcPr>
          <w:p w:rsidR="00D91550" w:rsidRDefault="00D91550" w:rsidP="00D91550">
            <w:pPr>
              <w:pStyle w:val="TableParagraph"/>
              <w:spacing w:before="108" w:line="316" w:lineRule="exact"/>
              <w:ind w:right="98"/>
              <w:jc w:val="right"/>
              <w:rPr>
                <w:sz w:val="28"/>
              </w:rPr>
            </w:pPr>
            <w:r>
              <w:rPr>
                <w:sz w:val="28"/>
              </w:rPr>
              <w:t>Frequency of use</w:t>
            </w:r>
          </w:p>
        </w:tc>
        <w:tc>
          <w:tcPr>
            <w:tcW w:w="6678" w:type="dxa"/>
          </w:tcPr>
          <w:p w:rsidR="00D91550" w:rsidRDefault="00D91550" w:rsidP="00D91550">
            <w:pPr>
              <w:pStyle w:val="TableParagraph"/>
              <w:spacing w:before="108" w:line="316" w:lineRule="exact"/>
              <w:ind w:left="105"/>
              <w:rPr>
                <w:sz w:val="28"/>
              </w:rPr>
            </w:pPr>
            <w:r>
              <w:rPr>
                <w:sz w:val="28"/>
              </w:rPr>
              <w:t>Cao</w:t>
            </w:r>
          </w:p>
        </w:tc>
      </w:tr>
      <w:tr w:rsidR="00D91550" w:rsidTr="00D91550">
        <w:trPr>
          <w:trHeight w:val="441"/>
        </w:trPr>
        <w:tc>
          <w:tcPr>
            <w:tcW w:w="2792" w:type="dxa"/>
          </w:tcPr>
          <w:p w:rsidR="00D91550" w:rsidRDefault="00D91550" w:rsidP="00D91550">
            <w:pPr>
              <w:pStyle w:val="TableParagraph"/>
              <w:spacing w:before="105" w:line="316" w:lineRule="exact"/>
              <w:ind w:right="99"/>
              <w:jc w:val="right"/>
              <w:rPr>
                <w:sz w:val="28"/>
              </w:rPr>
            </w:pPr>
            <w:r>
              <w:rPr>
                <w:sz w:val="28"/>
              </w:rPr>
              <w:t>Business Rules:</w:t>
            </w:r>
          </w:p>
        </w:tc>
        <w:tc>
          <w:tcPr>
            <w:tcW w:w="6678" w:type="dxa"/>
          </w:tcPr>
          <w:p w:rsidR="00D91550" w:rsidRDefault="00D91550" w:rsidP="00D91550">
            <w:pPr>
              <w:pStyle w:val="TableParagraph"/>
              <w:spacing w:before="105" w:line="316" w:lineRule="exact"/>
              <w:ind w:left="105"/>
              <w:rPr>
                <w:sz w:val="28"/>
              </w:rPr>
            </w:pPr>
            <w:r>
              <w:rPr>
                <w:sz w:val="28"/>
              </w:rPr>
              <w:t>Không có</w:t>
            </w:r>
          </w:p>
        </w:tc>
      </w:tr>
      <w:tr w:rsidR="00D91550" w:rsidTr="00D91550">
        <w:trPr>
          <w:trHeight w:val="441"/>
        </w:trPr>
        <w:tc>
          <w:tcPr>
            <w:tcW w:w="2792" w:type="dxa"/>
          </w:tcPr>
          <w:p w:rsidR="00D91550" w:rsidRDefault="00D91550" w:rsidP="00D91550">
            <w:pPr>
              <w:pStyle w:val="TableParagraph"/>
              <w:spacing w:before="105" w:line="316" w:lineRule="exact"/>
              <w:ind w:right="99"/>
              <w:jc w:val="right"/>
              <w:rPr>
                <w:sz w:val="28"/>
              </w:rPr>
            </w:pPr>
            <w:r>
              <w:rPr>
                <w:sz w:val="28"/>
              </w:rPr>
              <w:t>Special Requirements:</w:t>
            </w:r>
          </w:p>
        </w:tc>
        <w:tc>
          <w:tcPr>
            <w:tcW w:w="6678" w:type="dxa"/>
          </w:tcPr>
          <w:p w:rsidR="00D91550" w:rsidRDefault="00D91550" w:rsidP="00D91550">
            <w:pPr>
              <w:pStyle w:val="TableParagraph"/>
              <w:spacing w:before="105" w:line="316" w:lineRule="exact"/>
              <w:ind w:left="105"/>
              <w:rPr>
                <w:sz w:val="28"/>
              </w:rPr>
            </w:pPr>
            <w:r>
              <w:rPr>
                <w:sz w:val="28"/>
              </w:rPr>
              <w:t>Không có</w:t>
            </w:r>
          </w:p>
        </w:tc>
      </w:tr>
      <w:tr w:rsidR="00D91550" w:rsidTr="00D91550">
        <w:trPr>
          <w:trHeight w:val="443"/>
        </w:trPr>
        <w:tc>
          <w:tcPr>
            <w:tcW w:w="2792" w:type="dxa"/>
          </w:tcPr>
          <w:p w:rsidR="00D91550" w:rsidRDefault="00D91550" w:rsidP="00D91550">
            <w:pPr>
              <w:pStyle w:val="TableParagraph"/>
              <w:spacing w:before="108" w:line="316" w:lineRule="exact"/>
              <w:ind w:right="99"/>
              <w:jc w:val="right"/>
              <w:rPr>
                <w:sz w:val="28"/>
              </w:rPr>
            </w:pPr>
            <w:r>
              <w:rPr>
                <w:sz w:val="28"/>
              </w:rPr>
              <w:t>Assumptions:</w:t>
            </w:r>
          </w:p>
        </w:tc>
        <w:tc>
          <w:tcPr>
            <w:tcW w:w="6678" w:type="dxa"/>
          </w:tcPr>
          <w:p w:rsidR="00D91550" w:rsidRDefault="00D91550" w:rsidP="00D91550">
            <w:pPr>
              <w:pStyle w:val="TableParagraph"/>
              <w:spacing w:before="108" w:line="316" w:lineRule="exact"/>
              <w:ind w:left="105"/>
              <w:rPr>
                <w:sz w:val="28"/>
              </w:rPr>
            </w:pPr>
            <w:r>
              <w:rPr>
                <w:sz w:val="28"/>
              </w:rPr>
              <w:t>Không có</w:t>
            </w:r>
          </w:p>
        </w:tc>
      </w:tr>
      <w:tr w:rsidR="00D91550" w:rsidTr="00D91550">
        <w:trPr>
          <w:trHeight w:val="441"/>
        </w:trPr>
        <w:tc>
          <w:tcPr>
            <w:tcW w:w="2792" w:type="dxa"/>
          </w:tcPr>
          <w:p w:rsidR="00D91550" w:rsidRDefault="00D91550" w:rsidP="00D91550">
            <w:pPr>
              <w:pStyle w:val="TableParagraph"/>
              <w:spacing w:before="105" w:line="316" w:lineRule="exact"/>
              <w:ind w:right="100"/>
              <w:jc w:val="right"/>
              <w:rPr>
                <w:sz w:val="28"/>
              </w:rPr>
            </w:pPr>
            <w:r>
              <w:rPr>
                <w:sz w:val="28"/>
              </w:rPr>
              <w:t>Notes and Issues:</w:t>
            </w:r>
          </w:p>
        </w:tc>
        <w:tc>
          <w:tcPr>
            <w:tcW w:w="6678" w:type="dxa"/>
          </w:tcPr>
          <w:p w:rsidR="00D91550" w:rsidRDefault="00D91550" w:rsidP="00D91550">
            <w:pPr>
              <w:pStyle w:val="TableParagraph"/>
              <w:spacing w:before="105" w:line="316" w:lineRule="exact"/>
              <w:ind w:left="105"/>
              <w:rPr>
                <w:sz w:val="28"/>
              </w:rPr>
            </w:pPr>
            <w:r>
              <w:rPr>
                <w:sz w:val="28"/>
              </w:rPr>
              <w:t>Không có</w:t>
            </w:r>
          </w:p>
        </w:tc>
      </w:tr>
    </w:tbl>
    <w:p w:rsidR="00D3778D" w:rsidRDefault="00D3778D">
      <w:pPr>
        <w:pStyle w:val="BodyText"/>
        <w:spacing w:before="9"/>
        <w:rPr>
          <w:sz w:val="22"/>
        </w:rPr>
      </w:pPr>
    </w:p>
    <w:p w:rsidR="00D3778D" w:rsidRDefault="00D3778D">
      <w:pPr>
        <w:pStyle w:val="BodyText"/>
        <w:rPr>
          <w:sz w:val="20"/>
        </w:rPr>
      </w:pPr>
    </w:p>
    <w:p w:rsidR="00D3778D" w:rsidRDefault="006C0FDD" w:rsidP="00DA5E24">
      <w:pPr>
        <w:pStyle w:val="ListParagraph"/>
        <w:numPr>
          <w:ilvl w:val="1"/>
          <w:numId w:val="14"/>
        </w:numPr>
        <w:tabs>
          <w:tab w:val="left" w:pos="1002"/>
        </w:tabs>
        <w:spacing w:before="241"/>
        <w:rPr>
          <w:sz w:val="28"/>
        </w:rPr>
      </w:pPr>
      <w:r>
        <w:rPr>
          <w:sz w:val="28"/>
        </w:rPr>
        <w:t>Đặc tả use case thêm vào giỏ hàng</w:t>
      </w:r>
    </w:p>
    <w:p w:rsidR="00D3778D" w:rsidRPr="00AF60C5" w:rsidRDefault="002D5440">
      <w:pPr>
        <w:spacing w:before="121"/>
        <w:ind w:left="282"/>
        <w:rPr>
          <w:sz w:val="24"/>
          <w:lang w:val="vi-VN"/>
        </w:rPr>
      </w:pPr>
      <w:bookmarkStart w:id="172" w:name="_bookmark19"/>
      <w:bookmarkEnd w:id="172"/>
      <w:r>
        <w:rPr>
          <w:b/>
          <w:sz w:val="24"/>
        </w:rPr>
        <w:t>Bảng 2.</w:t>
      </w:r>
      <w:r>
        <w:rPr>
          <w:b/>
          <w:sz w:val="24"/>
          <w:lang w:val="vi-VN"/>
        </w:rPr>
        <w:t>7</w:t>
      </w:r>
      <w:r w:rsidR="00D04AD5">
        <w:rPr>
          <w:b/>
          <w:sz w:val="24"/>
        </w:rPr>
        <w:t xml:space="preserve"> </w:t>
      </w:r>
      <w:r w:rsidR="00D04AD5">
        <w:rPr>
          <w:sz w:val="24"/>
        </w:rPr>
        <w:t xml:space="preserve">Đặc tả use case thêm </w:t>
      </w:r>
      <w:r w:rsidR="00AF60C5">
        <w:rPr>
          <w:sz w:val="24"/>
          <w:lang w:val="vi-VN"/>
        </w:rPr>
        <w:t>vào giỏ hàng</w:t>
      </w:r>
    </w:p>
    <w:p w:rsidR="00D3778D" w:rsidRDefault="00D3778D">
      <w:pPr>
        <w:pStyle w:val="BodyText"/>
        <w:rPr>
          <w:sz w:val="23"/>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3778D">
        <w:trPr>
          <w:trHeight w:val="441"/>
        </w:trPr>
        <w:tc>
          <w:tcPr>
            <w:tcW w:w="2792" w:type="dxa"/>
          </w:tcPr>
          <w:p w:rsidR="00D3778D" w:rsidRDefault="00D04AD5">
            <w:pPr>
              <w:pStyle w:val="TableParagraph"/>
              <w:ind w:right="98"/>
              <w:jc w:val="right"/>
              <w:rPr>
                <w:sz w:val="28"/>
              </w:rPr>
            </w:pPr>
            <w:r>
              <w:rPr>
                <w:sz w:val="28"/>
              </w:rPr>
              <w:t>Use case ID:</w:t>
            </w:r>
          </w:p>
        </w:tc>
        <w:tc>
          <w:tcPr>
            <w:tcW w:w="6678" w:type="dxa"/>
          </w:tcPr>
          <w:p w:rsidR="00D3778D" w:rsidRDefault="002D5440">
            <w:pPr>
              <w:pStyle w:val="TableParagraph"/>
              <w:ind w:left="105"/>
              <w:rPr>
                <w:sz w:val="28"/>
              </w:rPr>
            </w:pPr>
            <w:r>
              <w:rPr>
                <w:sz w:val="28"/>
              </w:rPr>
              <w:t>UC07</w:t>
            </w:r>
          </w:p>
        </w:tc>
      </w:tr>
      <w:tr w:rsidR="00D3778D">
        <w:trPr>
          <w:trHeight w:val="441"/>
        </w:trPr>
        <w:tc>
          <w:tcPr>
            <w:tcW w:w="2792" w:type="dxa"/>
          </w:tcPr>
          <w:p w:rsidR="00D3778D" w:rsidRDefault="00D04AD5">
            <w:pPr>
              <w:pStyle w:val="TableParagraph"/>
              <w:ind w:right="103"/>
              <w:jc w:val="right"/>
              <w:rPr>
                <w:sz w:val="28"/>
              </w:rPr>
            </w:pPr>
            <w:commentRangeStart w:id="173"/>
            <w:r>
              <w:rPr>
                <w:sz w:val="28"/>
              </w:rPr>
              <w:t>Use case Name:</w:t>
            </w:r>
          </w:p>
        </w:tc>
        <w:tc>
          <w:tcPr>
            <w:tcW w:w="6678" w:type="dxa"/>
          </w:tcPr>
          <w:p w:rsidR="00D3778D" w:rsidRDefault="006C0FDD">
            <w:pPr>
              <w:pStyle w:val="TableParagraph"/>
              <w:ind w:left="105"/>
              <w:rPr>
                <w:sz w:val="28"/>
              </w:rPr>
            </w:pPr>
            <w:r>
              <w:rPr>
                <w:sz w:val="28"/>
              </w:rPr>
              <w:t>Thêm vào giỏ hàng</w:t>
            </w:r>
            <w:commentRangeEnd w:id="173"/>
            <w:r w:rsidR="00A373DA">
              <w:rPr>
                <w:rStyle w:val="CommentReference"/>
              </w:rPr>
              <w:commentReference w:id="173"/>
            </w:r>
          </w:p>
        </w:tc>
      </w:tr>
      <w:tr w:rsidR="00D3778D">
        <w:trPr>
          <w:trHeight w:val="443"/>
        </w:trPr>
        <w:tc>
          <w:tcPr>
            <w:tcW w:w="2792" w:type="dxa"/>
          </w:tcPr>
          <w:p w:rsidR="00D3778D" w:rsidRDefault="00D04AD5">
            <w:pPr>
              <w:pStyle w:val="TableParagraph"/>
              <w:spacing w:line="311" w:lineRule="exact"/>
              <w:ind w:right="98"/>
              <w:jc w:val="right"/>
              <w:rPr>
                <w:sz w:val="28"/>
              </w:rPr>
            </w:pPr>
            <w:r>
              <w:rPr>
                <w:sz w:val="28"/>
              </w:rPr>
              <w:t>Actors:</w:t>
            </w:r>
          </w:p>
        </w:tc>
        <w:tc>
          <w:tcPr>
            <w:tcW w:w="6678" w:type="dxa"/>
          </w:tcPr>
          <w:p w:rsidR="00D3778D" w:rsidRDefault="006C0FDD">
            <w:pPr>
              <w:pStyle w:val="TableParagraph"/>
              <w:spacing w:line="311" w:lineRule="exact"/>
              <w:ind w:left="105"/>
              <w:rPr>
                <w:sz w:val="28"/>
              </w:rPr>
            </w:pPr>
            <w:r>
              <w:rPr>
                <w:sz w:val="28"/>
              </w:rPr>
              <w:t>Khách hàng</w:t>
            </w:r>
          </w:p>
        </w:tc>
      </w:tr>
      <w:tr w:rsidR="00D3778D">
        <w:trPr>
          <w:trHeight w:val="763"/>
        </w:trPr>
        <w:tc>
          <w:tcPr>
            <w:tcW w:w="2792" w:type="dxa"/>
          </w:tcPr>
          <w:p w:rsidR="00D3778D" w:rsidRDefault="00D04AD5">
            <w:pPr>
              <w:pStyle w:val="TableParagraph"/>
              <w:spacing w:line="240" w:lineRule="auto"/>
              <w:ind w:right="98"/>
              <w:jc w:val="right"/>
              <w:rPr>
                <w:sz w:val="28"/>
              </w:rPr>
            </w:pPr>
            <w:r>
              <w:rPr>
                <w:sz w:val="28"/>
              </w:rPr>
              <w:t>Desctiption:</w:t>
            </w:r>
          </w:p>
        </w:tc>
        <w:tc>
          <w:tcPr>
            <w:tcW w:w="6678" w:type="dxa"/>
          </w:tcPr>
          <w:p w:rsidR="00D3778D" w:rsidRDefault="00D04AD5">
            <w:pPr>
              <w:pStyle w:val="TableParagraph"/>
              <w:spacing w:line="320" w:lineRule="atLeast"/>
              <w:ind w:left="105" w:right="485"/>
              <w:rPr>
                <w:sz w:val="28"/>
              </w:rPr>
            </w:pPr>
            <w:r>
              <w:rPr>
                <w:sz w:val="28"/>
              </w:rPr>
              <w:t xml:space="preserve">Use case này cho phép tác nhân </w:t>
            </w:r>
            <w:r w:rsidR="006C0FDD">
              <w:rPr>
                <w:sz w:val="28"/>
              </w:rPr>
              <w:t>thêm sản phẩm vào giỏ hàng của mình</w:t>
            </w:r>
            <w:r>
              <w:rPr>
                <w:sz w:val="28"/>
              </w:rPr>
              <w:t>.</w:t>
            </w:r>
          </w:p>
        </w:tc>
      </w:tr>
      <w:tr w:rsidR="00D3778D">
        <w:trPr>
          <w:trHeight w:val="765"/>
        </w:trPr>
        <w:tc>
          <w:tcPr>
            <w:tcW w:w="2792" w:type="dxa"/>
          </w:tcPr>
          <w:p w:rsidR="00D3778D" w:rsidRDefault="00D04AD5">
            <w:pPr>
              <w:pStyle w:val="TableParagraph"/>
              <w:spacing w:line="240" w:lineRule="auto"/>
              <w:ind w:right="99"/>
              <w:jc w:val="right"/>
              <w:rPr>
                <w:sz w:val="28"/>
              </w:rPr>
            </w:pPr>
            <w:r>
              <w:rPr>
                <w:sz w:val="28"/>
              </w:rPr>
              <w:t>Trigger:</w:t>
            </w:r>
          </w:p>
        </w:tc>
        <w:tc>
          <w:tcPr>
            <w:tcW w:w="6678" w:type="dxa"/>
          </w:tcPr>
          <w:p w:rsidR="00D3778D" w:rsidRDefault="00D04AD5">
            <w:pPr>
              <w:pStyle w:val="TableParagraph"/>
              <w:spacing w:before="116" w:line="322" w:lineRule="exact"/>
              <w:ind w:left="105" w:right="113"/>
              <w:rPr>
                <w:sz w:val="28"/>
              </w:rPr>
            </w:pPr>
            <w:r>
              <w:rPr>
                <w:sz w:val="28"/>
              </w:rPr>
              <w:t>Tác nhân lựa chọn chức năn</w:t>
            </w:r>
            <w:r w:rsidR="006C0FDD">
              <w:rPr>
                <w:sz w:val="28"/>
              </w:rPr>
              <w:t>g Thêm vào giỏ hàng trên giao diện</w:t>
            </w:r>
            <w:r>
              <w:rPr>
                <w:sz w:val="28"/>
              </w:rPr>
              <w:t>.</w:t>
            </w:r>
          </w:p>
        </w:tc>
      </w:tr>
      <w:tr w:rsidR="00D3778D">
        <w:trPr>
          <w:trHeight w:val="441"/>
        </w:trPr>
        <w:tc>
          <w:tcPr>
            <w:tcW w:w="2792" w:type="dxa"/>
          </w:tcPr>
          <w:p w:rsidR="00D3778D" w:rsidRDefault="00D04AD5">
            <w:pPr>
              <w:pStyle w:val="TableParagraph"/>
              <w:ind w:right="98"/>
              <w:jc w:val="right"/>
              <w:rPr>
                <w:sz w:val="28"/>
              </w:rPr>
            </w:pPr>
            <w:r>
              <w:rPr>
                <w:sz w:val="28"/>
              </w:rPr>
              <w:t>Preconditions:</w:t>
            </w:r>
          </w:p>
        </w:tc>
        <w:tc>
          <w:tcPr>
            <w:tcW w:w="6678" w:type="dxa"/>
          </w:tcPr>
          <w:p w:rsidR="00D3778D" w:rsidRDefault="00D04AD5">
            <w:pPr>
              <w:pStyle w:val="TableParagraph"/>
              <w:ind w:left="105"/>
              <w:rPr>
                <w:sz w:val="28"/>
              </w:rPr>
            </w:pPr>
            <w:r>
              <w:rPr>
                <w:sz w:val="28"/>
              </w:rPr>
              <w:t>Tác nhân vừa mới c</w:t>
            </w:r>
            <w:r w:rsidR="006C0FDD">
              <w:rPr>
                <w:sz w:val="28"/>
              </w:rPr>
              <w:t>họn chức năng xem sản phẩm</w:t>
            </w:r>
          </w:p>
        </w:tc>
      </w:tr>
      <w:tr w:rsidR="00D3778D">
        <w:trPr>
          <w:trHeight w:val="762"/>
        </w:trPr>
        <w:tc>
          <w:tcPr>
            <w:tcW w:w="2792" w:type="dxa"/>
          </w:tcPr>
          <w:p w:rsidR="00D3778D" w:rsidRDefault="00D04AD5">
            <w:pPr>
              <w:pStyle w:val="TableParagraph"/>
              <w:spacing w:line="240" w:lineRule="auto"/>
              <w:ind w:right="99"/>
              <w:jc w:val="right"/>
              <w:rPr>
                <w:sz w:val="28"/>
              </w:rPr>
            </w:pPr>
            <w:r>
              <w:rPr>
                <w:sz w:val="28"/>
              </w:rPr>
              <w:t>Postconditions:</w:t>
            </w:r>
          </w:p>
        </w:tc>
        <w:tc>
          <w:tcPr>
            <w:tcW w:w="6678" w:type="dxa"/>
          </w:tcPr>
          <w:p w:rsidR="00D3778D" w:rsidRDefault="006C0FDD" w:rsidP="006C0FDD">
            <w:pPr>
              <w:pStyle w:val="TableParagraph"/>
              <w:spacing w:before="116" w:line="322" w:lineRule="exact"/>
              <w:ind w:left="105" w:right="425"/>
              <w:rPr>
                <w:i/>
                <w:sz w:val="28"/>
              </w:rPr>
            </w:pPr>
            <w:r>
              <w:rPr>
                <w:sz w:val="28"/>
              </w:rPr>
              <w:t>Thông tin sản phẩm</w:t>
            </w:r>
            <w:r w:rsidR="00D04AD5">
              <w:rPr>
                <w:sz w:val="28"/>
              </w:rPr>
              <w:t xml:space="preserve"> được thêm vào trong </w:t>
            </w:r>
            <w:r w:rsidR="00D04AD5">
              <w:rPr>
                <w:i/>
                <w:sz w:val="28"/>
              </w:rPr>
              <w:t>CSDL Khách hàng</w:t>
            </w:r>
          </w:p>
        </w:tc>
      </w:tr>
      <w:tr w:rsidR="00D3778D" w:rsidTr="002D33FF">
        <w:trPr>
          <w:trHeight w:val="1985"/>
        </w:trPr>
        <w:tc>
          <w:tcPr>
            <w:tcW w:w="2792" w:type="dxa"/>
          </w:tcPr>
          <w:p w:rsidR="00D3778D" w:rsidRDefault="00D04AD5">
            <w:pPr>
              <w:pStyle w:val="TableParagraph"/>
              <w:spacing w:line="240" w:lineRule="auto"/>
              <w:ind w:right="99"/>
              <w:jc w:val="right"/>
              <w:rPr>
                <w:sz w:val="28"/>
              </w:rPr>
            </w:pPr>
            <w:r>
              <w:rPr>
                <w:sz w:val="28"/>
              </w:rPr>
              <w:t>Normal flow:</w:t>
            </w:r>
          </w:p>
        </w:tc>
        <w:tc>
          <w:tcPr>
            <w:tcW w:w="6678" w:type="dxa"/>
          </w:tcPr>
          <w:p w:rsidR="00D3778D" w:rsidRDefault="00D04AD5" w:rsidP="00DA5E24">
            <w:pPr>
              <w:pStyle w:val="TableParagraph"/>
              <w:numPr>
                <w:ilvl w:val="0"/>
                <w:numId w:val="5"/>
              </w:numPr>
              <w:tabs>
                <w:tab w:val="left" w:pos="826"/>
              </w:tabs>
              <w:spacing w:line="240" w:lineRule="auto"/>
              <w:rPr>
                <w:sz w:val="28"/>
              </w:rPr>
            </w:pPr>
            <w:r>
              <w:rPr>
                <w:sz w:val="28"/>
              </w:rPr>
              <w:t>Tá</w:t>
            </w:r>
            <w:r w:rsidR="006C0FDD">
              <w:rPr>
                <w:sz w:val="28"/>
              </w:rPr>
              <w:t>c nhân chọn chức năng xem sản phẩm</w:t>
            </w:r>
            <w:r>
              <w:rPr>
                <w:sz w:val="28"/>
              </w:rPr>
              <w:t>.</w:t>
            </w:r>
          </w:p>
          <w:p w:rsidR="00D3778D" w:rsidRDefault="00D04AD5" w:rsidP="00DA5E24">
            <w:pPr>
              <w:pStyle w:val="TableParagraph"/>
              <w:numPr>
                <w:ilvl w:val="0"/>
                <w:numId w:val="5"/>
              </w:numPr>
              <w:tabs>
                <w:tab w:val="left" w:pos="826"/>
              </w:tabs>
              <w:spacing w:before="3" w:line="322" w:lineRule="exact"/>
              <w:rPr>
                <w:sz w:val="28"/>
              </w:rPr>
            </w:pPr>
            <w:r>
              <w:rPr>
                <w:sz w:val="28"/>
              </w:rPr>
              <w:t>H</w:t>
            </w:r>
            <w:r w:rsidR="006C0FDD">
              <w:rPr>
                <w:sz w:val="28"/>
              </w:rPr>
              <w:t>ệ thống hiển thị thông tin sản phẩm</w:t>
            </w:r>
            <w:r>
              <w:rPr>
                <w:sz w:val="28"/>
              </w:rPr>
              <w:t>.</w:t>
            </w:r>
          </w:p>
          <w:p w:rsidR="00D3778D" w:rsidRDefault="006C0FDD" w:rsidP="00DA5E24">
            <w:pPr>
              <w:pStyle w:val="TableParagraph"/>
              <w:numPr>
                <w:ilvl w:val="0"/>
                <w:numId w:val="5"/>
              </w:numPr>
              <w:tabs>
                <w:tab w:val="left" w:pos="826"/>
              </w:tabs>
              <w:spacing w:before="0" w:line="240" w:lineRule="auto"/>
              <w:ind w:right="530"/>
              <w:rPr>
                <w:sz w:val="28"/>
              </w:rPr>
            </w:pPr>
            <w:r>
              <w:rPr>
                <w:sz w:val="28"/>
              </w:rPr>
              <w:t>Tác nhân chọn chức năng thêm vào giỏ hàng</w:t>
            </w:r>
          </w:p>
          <w:p w:rsidR="00D3778D" w:rsidRDefault="00D04AD5" w:rsidP="00DA5E24">
            <w:pPr>
              <w:pStyle w:val="TableParagraph"/>
              <w:numPr>
                <w:ilvl w:val="0"/>
                <w:numId w:val="5"/>
              </w:numPr>
              <w:tabs>
                <w:tab w:val="left" w:pos="826"/>
              </w:tabs>
              <w:spacing w:before="0" w:line="240" w:lineRule="auto"/>
              <w:ind w:right="387"/>
              <w:rPr>
                <w:sz w:val="28"/>
              </w:rPr>
            </w:pPr>
            <w:r>
              <w:rPr>
                <w:sz w:val="28"/>
              </w:rPr>
              <w:t xml:space="preserve">Hệ thống </w:t>
            </w:r>
            <w:r w:rsidR="006C0FDD">
              <w:rPr>
                <w:sz w:val="28"/>
              </w:rPr>
              <w:t>thêm sản phẩm vào giỏ hàng trong csdl Khách hàng</w:t>
            </w:r>
          </w:p>
          <w:p w:rsidR="00D3778D" w:rsidRDefault="00D3778D">
            <w:pPr>
              <w:pStyle w:val="TableParagraph"/>
              <w:spacing w:before="1"/>
              <w:ind w:left="825"/>
              <w:rPr>
                <w:i/>
                <w:sz w:val="28"/>
              </w:rPr>
            </w:pPr>
          </w:p>
        </w:tc>
      </w:tr>
      <w:tr w:rsidR="00D3778D">
        <w:trPr>
          <w:trHeight w:val="441"/>
        </w:trPr>
        <w:tc>
          <w:tcPr>
            <w:tcW w:w="2792" w:type="dxa"/>
          </w:tcPr>
          <w:p w:rsidR="00D3778D" w:rsidRDefault="00D04AD5">
            <w:pPr>
              <w:pStyle w:val="TableParagraph"/>
              <w:ind w:right="100"/>
              <w:jc w:val="right"/>
              <w:rPr>
                <w:sz w:val="28"/>
              </w:rPr>
            </w:pPr>
            <w:r>
              <w:rPr>
                <w:sz w:val="28"/>
              </w:rPr>
              <w:t>Alternative flow:</w:t>
            </w:r>
          </w:p>
        </w:tc>
        <w:tc>
          <w:tcPr>
            <w:tcW w:w="6678" w:type="dxa"/>
          </w:tcPr>
          <w:p w:rsidR="00D3778D" w:rsidRDefault="00D04AD5">
            <w:pPr>
              <w:pStyle w:val="TableParagraph"/>
              <w:ind w:left="105"/>
              <w:rPr>
                <w:sz w:val="28"/>
              </w:rPr>
            </w:pPr>
            <w:r>
              <w:rPr>
                <w:sz w:val="28"/>
              </w:rPr>
              <w:t>Không có</w:t>
            </w:r>
          </w:p>
        </w:tc>
      </w:tr>
      <w:tr w:rsidR="00D3778D">
        <w:trPr>
          <w:trHeight w:val="765"/>
        </w:trPr>
        <w:tc>
          <w:tcPr>
            <w:tcW w:w="2792" w:type="dxa"/>
          </w:tcPr>
          <w:p w:rsidR="00D3778D" w:rsidRDefault="00D04AD5">
            <w:pPr>
              <w:pStyle w:val="TableParagraph"/>
              <w:spacing w:line="240" w:lineRule="auto"/>
              <w:ind w:right="98"/>
              <w:jc w:val="right"/>
              <w:rPr>
                <w:sz w:val="28"/>
              </w:rPr>
            </w:pPr>
            <w:r>
              <w:rPr>
                <w:sz w:val="28"/>
              </w:rPr>
              <w:t>Exceptions:</w:t>
            </w:r>
          </w:p>
        </w:tc>
        <w:tc>
          <w:tcPr>
            <w:tcW w:w="6678" w:type="dxa"/>
          </w:tcPr>
          <w:p w:rsidR="00D3778D" w:rsidRDefault="002D33FF">
            <w:pPr>
              <w:pStyle w:val="TableParagraph"/>
              <w:spacing w:before="116" w:line="322" w:lineRule="exact"/>
              <w:ind w:left="105" w:right="237"/>
              <w:rPr>
                <w:sz w:val="28"/>
              </w:rPr>
            </w:pPr>
            <w:r>
              <w:rPr>
                <w:sz w:val="28"/>
              </w:rPr>
              <w:t>Không có</w:t>
            </w:r>
          </w:p>
        </w:tc>
      </w:tr>
    </w:tbl>
    <w:p w:rsidR="00D3778D" w:rsidRDefault="00D3778D">
      <w:pPr>
        <w:spacing w:line="322" w:lineRule="exact"/>
        <w:rPr>
          <w:sz w:val="28"/>
        </w:rPr>
        <w:sectPr w:rsidR="00D3778D">
          <w:pgSz w:w="12240" w:h="15840"/>
          <w:pgMar w:top="1140" w:right="0" w:bottom="1300" w:left="1420" w:header="0" w:footer="1074" w:gutter="0"/>
          <w:cols w:space="720"/>
        </w:sect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3778D">
        <w:trPr>
          <w:trHeight w:val="444"/>
        </w:trPr>
        <w:tc>
          <w:tcPr>
            <w:tcW w:w="2792" w:type="dxa"/>
          </w:tcPr>
          <w:p w:rsidR="00D3778D" w:rsidRDefault="00D04AD5">
            <w:pPr>
              <w:pStyle w:val="TableParagraph"/>
              <w:spacing w:before="108" w:line="316" w:lineRule="exact"/>
              <w:ind w:right="99"/>
              <w:jc w:val="right"/>
              <w:rPr>
                <w:sz w:val="28"/>
              </w:rPr>
            </w:pPr>
            <w:r>
              <w:rPr>
                <w:sz w:val="28"/>
              </w:rPr>
              <w:lastRenderedPageBreak/>
              <w:t>Includes:</w:t>
            </w:r>
          </w:p>
        </w:tc>
        <w:tc>
          <w:tcPr>
            <w:tcW w:w="6678" w:type="dxa"/>
          </w:tcPr>
          <w:p w:rsidR="00D3778D" w:rsidRDefault="00D04AD5">
            <w:pPr>
              <w:pStyle w:val="TableParagraph"/>
              <w:spacing w:before="108" w:line="316" w:lineRule="exact"/>
              <w:ind w:left="105"/>
              <w:rPr>
                <w:sz w:val="28"/>
              </w:rPr>
            </w:pPr>
            <w:r>
              <w:rPr>
                <w:sz w:val="28"/>
              </w:rPr>
              <w:t>Không có</w:t>
            </w:r>
          </w:p>
        </w:tc>
      </w:tr>
      <w:tr w:rsidR="00D3778D">
        <w:trPr>
          <w:trHeight w:val="441"/>
        </w:trPr>
        <w:tc>
          <w:tcPr>
            <w:tcW w:w="2792" w:type="dxa"/>
          </w:tcPr>
          <w:p w:rsidR="00D3778D" w:rsidRDefault="00D04AD5">
            <w:pPr>
              <w:pStyle w:val="TableParagraph"/>
              <w:spacing w:before="105" w:line="316" w:lineRule="exact"/>
              <w:ind w:right="101"/>
              <w:jc w:val="right"/>
              <w:rPr>
                <w:sz w:val="28"/>
              </w:rPr>
            </w:pPr>
            <w:r>
              <w:rPr>
                <w:sz w:val="28"/>
              </w:rPr>
              <w:t>Priority:</w:t>
            </w:r>
          </w:p>
        </w:tc>
        <w:tc>
          <w:tcPr>
            <w:tcW w:w="6678" w:type="dxa"/>
          </w:tcPr>
          <w:p w:rsidR="00D3778D" w:rsidRDefault="00D04AD5">
            <w:pPr>
              <w:pStyle w:val="TableParagraph"/>
              <w:spacing w:before="105" w:line="316" w:lineRule="exact"/>
              <w:ind w:left="105"/>
              <w:rPr>
                <w:sz w:val="28"/>
              </w:rPr>
            </w:pPr>
            <w:r>
              <w:rPr>
                <w:sz w:val="28"/>
              </w:rPr>
              <w:t>1</w:t>
            </w:r>
          </w:p>
        </w:tc>
      </w:tr>
      <w:tr w:rsidR="00D3778D">
        <w:trPr>
          <w:trHeight w:val="441"/>
        </w:trPr>
        <w:tc>
          <w:tcPr>
            <w:tcW w:w="2792" w:type="dxa"/>
          </w:tcPr>
          <w:p w:rsidR="00D3778D" w:rsidRDefault="00D04AD5">
            <w:pPr>
              <w:pStyle w:val="TableParagraph"/>
              <w:spacing w:before="105" w:line="316" w:lineRule="exact"/>
              <w:ind w:right="95"/>
              <w:jc w:val="right"/>
              <w:rPr>
                <w:sz w:val="28"/>
              </w:rPr>
            </w:pPr>
            <w:r>
              <w:rPr>
                <w:sz w:val="28"/>
              </w:rPr>
              <w:t>Frequency of use</w:t>
            </w:r>
          </w:p>
        </w:tc>
        <w:tc>
          <w:tcPr>
            <w:tcW w:w="6678" w:type="dxa"/>
          </w:tcPr>
          <w:p w:rsidR="00D3778D" w:rsidRDefault="00D04AD5">
            <w:pPr>
              <w:pStyle w:val="TableParagraph"/>
              <w:spacing w:before="105" w:line="316" w:lineRule="exact"/>
              <w:ind w:left="105"/>
              <w:rPr>
                <w:sz w:val="28"/>
              </w:rPr>
            </w:pPr>
            <w:r>
              <w:rPr>
                <w:sz w:val="28"/>
              </w:rPr>
              <w:t>Rất cao</w:t>
            </w:r>
          </w:p>
        </w:tc>
      </w:tr>
      <w:tr w:rsidR="00D3778D" w:rsidTr="00D91550">
        <w:trPr>
          <w:trHeight w:val="625"/>
        </w:trPr>
        <w:tc>
          <w:tcPr>
            <w:tcW w:w="2792" w:type="dxa"/>
          </w:tcPr>
          <w:p w:rsidR="00D3778D" w:rsidRDefault="00D04AD5">
            <w:pPr>
              <w:pStyle w:val="TableParagraph"/>
              <w:spacing w:before="108" w:line="240" w:lineRule="auto"/>
              <w:ind w:right="99"/>
              <w:jc w:val="right"/>
              <w:rPr>
                <w:sz w:val="28"/>
              </w:rPr>
            </w:pPr>
            <w:r>
              <w:rPr>
                <w:sz w:val="28"/>
              </w:rPr>
              <w:t>Business Rules:</w:t>
            </w:r>
          </w:p>
        </w:tc>
        <w:tc>
          <w:tcPr>
            <w:tcW w:w="6678" w:type="dxa"/>
          </w:tcPr>
          <w:p w:rsidR="00D3778D" w:rsidRPr="002D33FF" w:rsidRDefault="002D33FF">
            <w:pPr>
              <w:pStyle w:val="TableParagraph"/>
              <w:tabs>
                <w:tab w:val="left" w:pos="825"/>
              </w:tabs>
              <w:spacing w:before="116" w:line="322" w:lineRule="exact"/>
              <w:ind w:left="825" w:right="195" w:hanging="360"/>
              <w:rPr>
                <w:rFonts w:asciiTheme="majorHAnsi" w:hAnsiTheme="majorHAnsi" w:cstheme="majorHAnsi"/>
                <w:sz w:val="28"/>
              </w:rPr>
            </w:pPr>
            <w:r w:rsidRPr="002D33FF">
              <w:rPr>
                <w:rFonts w:asciiTheme="majorHAnsi" w:hAnsiTheme="majorHAnsi" w:cstheme="majorHAnsi"/>
                <w:sz w:val="28"/>
              </w:rPr>
              <w:t>Không có</w:t>
            </w:r>
          </w:p>
        </w:tc>
      </w:tr>
      <w:tr w:rsidR="00D3778D" w:rsidTr="00D91550">
        <w:trPr>
          <w:trHeight w:val="549"/>
        </w:trPr>
        <w:tc>
          <w:tcPr>
            <w:tcW w:w="2792" w:type="dxa"/>
          </w:tcPr>
          <w:p w:rsidR="00D3778D" w:rsidRDefault="00D04AD5">
            <w:pPr>
              <w:pStyle w:val="TableParagraph"/>
              <w:spacing w:before="105" w:line="240" w:lineRule="auto"/>
              <w:ind w:right="100"/>
              <w:jc w:val="right"/>
              <w:rPr>
                <w:sz w:val="28"/>
              </w:rPr>
            </w:pPr>
            <w:r>
              <w:rPr>
                <w:sz w:val="28"/>
              </w:rPr>
              <w:t>Special Requirements:</w:t>
            </w:r>
          </w:p>
        </w:tc>
        <w:tc>
          <w:tcPr>
            <w:tcW w:w="6678" w:type="dxa"/>
          </w:tcPr>
          <w:p w:rsidR="00D3778D" w:rsidRPr="002D33FF" w:rsidRDefault="002D33FF">
            <w:pPr>
              <w:pStyle w:val="TableParagraph"/>
              <w:tabs>
                <w:tab w:val="left" w:pos="825"/>
              </w:tabs>
              <w:spacing w:line="324" w:lineRule="exact"/>
              <w:ind w:left="825" w:right="166" w:hanging="360"/>
              <w:rPr>
                <w:rFonts w:asciiTheme="majorHAnsi" w:hAnsiTheme="majorHAnsi" w:cstheme="majorHAnsi"/>
                <w:sz w:val="28"/>
              </w:rPr>
            </w:pPr>
            <w:r w:rsidRPr="002D33FF">
              <w:rPr>
                <w:rFonts w:asciiTheme="majorHAnsi" w:hAnsiTheme="majorHAnsi" w:cstheme="majorHAnsi"/>
                <w:sz w:val="28"/>
              </w:rPr>
              <w:t xml:space="preserve">Không có </w:t>
            </w:r>
          </w:p>
        </w:tc>
      </w:tr>
      <w:tr w:rsidR="00D3778D">
        <w:trPr>
          <w:trHeight w:val="441"/>
        </w:trPr>
        <w:tc>
          <w:tcPr>
            <w:tcW w:w="2792" w:type="dxa"/>
          </w:tcPr>
          <w:p w:rsidR="00D3778D" w:rsidRDefault="00D04AD5">
            <w:pPr>
              <w:pStyle w:val="TableParagraph"/>
              <w:spacing w:before="105" w:line="316" w:lineRule="exact"/>
              <w:ind w:right="99"/>
              <w:jc w:val="right"/>
              <w:rPr>
                <w:sz w:val="28"/>
              </w:rPr>
            </w:pPr>
            <w:r>
              <w:rPr>
                <w:sz w:val="28"/>
              </w:rPr>
              <w:t>Assumptions:</w:t>
            </w:r>
          </w:p>
        </w:tc>
        <w:tc>
          <w:tcPr>
            <w:tcW w:w="6678" w:type="dxa"/>
          </w:tcPr>
          <w:p w:rsidR="00D3778D" w:rsidRDefault="00D04AD5">
            <w:pPr>
              <w:pStyle w:val="TableParagraph"/>
              <w:spacing w:before="105" w:line="316" w:lineRule="exact"/>
              <w:ind w:left="105"/>
              <w:rPr>
                <w:sz w:val="28"/>
              </w:rPr>
            </w:pPr>
            <w:r>
              <w:rPr>
                <w:sz w:val="28"/>
              </w:rPr>
              <w:t>Không có</w:t>
            </w:r>
          </w:p>
        </w:tc>
      </w:tr>
      <w:tr w:rsidR="00D3778D">
        <w:trPr>
          <w:trHeight w:val="444"/>
        </w:trPr>
        <w:tc>
          <w:tcPr>
            <w:tcW w:w="2792" w:type="dxa"/>
          </w:tcPr>
          <w:p w:rsidR="00D3778D" w:rsidRDefault="00D04AD5">
            <w:pPr>
              <w:pStyle w:val="TableParagraph"/>
              <w:spacing w:before="105" w:line="319" w:lineRule="exact"/>
              <w:ind w:right="100"/>
              <w:jc w:val="right"/>
              <w:rPr>
                <w:sz w:val="28"/>
              </w:rPr>
            </w:pPr>
            <w:r>
              <w:rPr>
                <w:sz w:val="28"/>
              </w:rPr>
              <w:t>Notes and Issues:</w:t>
            </w:r>
          </w:p>
        </w:tc>
        <w:tc>
          <w:tcPr>
            <w:tcW w:w="6678" w:type="dxa"/>
          </w:tcPr>
          <w:p w:rsidR="00D3778D" w:rsidRDefault="00D04AD5">
            <w:pPr>
              <w:pStyle w:val="TableParagraph"/>
              <w:spacing w:before="105" w:line="319" w:lineRule="exact"/>
              <w:ind w:left="105"/>
              <w:rPr>
                <w:sz w:val="28"/>
              </w:rPr>
            </w:pPr>
            <w:r>
              <w:rPr>
                <w:sz w:val="28"/>
              </w:rPr>
              <w:t>Không có</w:t>
            </w:r>
          </w:p>
        </w:tc>
      </w:tr>
    </w:tbl>
    <w:p w:rsidR="00D3778D" w:rsidRDefault="00D3778D">
      <w:pPr>
        <w:pStyle w:val="BodyText"/>
        <w:rPr>
          <w:sz w:val="20"/>
        </w:rPr>
      </w:pPr>
    </w:p>
    <w:p w:rsidR="00D3778D" w:rsidRDefault="00F47C37" w:rsidP="00DA5E24">
      <w:pPr>
        <w:pStyle w:val="ListParagraph"/>
        <w:numPr>
          <w:ilvl w:val="1"/>
          <w:numId w:val="14"/>
        </w:numPr>
        <w:tabs>
          <w:tab w:val="left" w:pos="1002"/>
        </w:tabs>
        <w:spacing w:before="238"/>
        <w:rPr>
          <w:sz w:val="28"/>
        </w:rPr>
      </w:pPr>
      <w:r>
        <w:rPr>
          <w:sz w:val="28"/>
        </w:rPr>
        <w:t xml:space="preserve">Đặc tả use case </w:t>
      </w:r>
      <w:r w:rsidR="0010255E">
        <w:rPr>
          <w:sz w:val="28"/>
        </w:rPr>
        <w:t>đánh giá sản phẩm</w:t>
      </w:r>
    </w:p>
    <w:p w:rsidR="00D3778D" w:rsidRDefault="002D5440">
      <w:pPr>
        <w:spacing w:before="121"/>
        <w:ind w:left="282"/>
        <w:rPr>
          <w:sz w:val="24"/>
        </w:rPr>
      </w:pPr>
      <w:bookmarkStart w:id="174" w:name="_bookmark20"/>
      <w:bookmarkEnd w:id="174"/>
      <w:r>
        <w:rPr>
          <w:b/>
          <w:sz w:val="24"/>
        </w:rPr>
        <w:t>Bảng 2.</w:t>
      </w:r>
      <w:r>
        <w:rPr>
          <w:b/>
          <w:sz w:val="24"/>
          <w:lang w:val="vi-VN"/>
        </w:rPr>
        <w:t>8</w:t>
      </w:r>
      <w:r w:rsidR="00D04AD5">
        <w:rPr>
          <w:b/>
          <w:sz w:val="24"/>
        </w:rPr>
        <w:t xml:space="preserve"> </w:t>
      </w:r>
      <w:r w:rsidR="00D04AD5">
        <w:rPr>
          <w:sz w:val="24"/>
        </w:rPr>
        <w:t xml:space="preserve">Đặc tả use case </w:t>
      </w:r>
      <w:r w:rsidR="00A84634">
        <w:rPr>
          <w:sz w:val="24"/>
        </w:rPr>
        <w:t>đánh giá sản phẩm</w:t>
      </w:r>
    </w:p>
    <w:p w:rsidR="00D3778D" w:rsidRDefault="00D3778D">
      <w:pPr>
        <w:pStyle w:val="BodyText"/>
        <w:rPr>
          <w:sz w:val="23"/>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3778D">
        <w:trPr>
          <w:trHeight w:val="441"/>
        </w:trPr>
        <w:tc>
          <w:tcPr>
            <w:tcW w:w="2792" w:type="dxa"/>
          </w:tcPr>
          <w:p w:rsidR="00D3778D" w:rsidRDefault="00D04AD5">
            <w:pPr>
              <w:pStyle w:val="TableParagraph"/>
              <w:ind w:right="98"/>
              <w:jc w:val="right"/>
              <w:rPr>
                <w:sz w:val="28"/>
              </w:rPr>
            </w:pPr>
            <w:r>
              <w:rPr>
                <w:sz w:val="28"/>
              </w:rPr>
              <w:t>Use case ID:</w:t>
            </w:r>
          </w:p>
        </w:tc>
        <w:tc>
          <w:tcPr>
            <w:tcW w:w="6678" w:type="dxa"/>
          </w:tcPr>
          <w:p w:rsidR="00D3778D" w:rsidRDefault="002D5440">
            <w:pPr>
              <w:pStyle w:val="TableParagraph"/>
              <w:ind w:left="105"/>
              <w:rPr>
                <w:sz w:val="28"/>
              </w:rPr>
            </w:pPr>
            <w:r>
              <w:rPr>
                <w:sz w:val="28"/>
              </w:rPr>
              <w:t>UC08</w:t>
            </w:r>
          </w:p>
        </w:tc>
      </w:tr>
      <w:tr w:rsidR="00D3778D">
        <w:trPr>
          <w:trHeight w:val="443"/>
        </w:trPr>
        <w:tc>
          <w:tcPr>
            <w:tcW w:w="2792" w:type="dxa"/>
          </w:tcPr>
          <w:p w:rsidR="00D3778D" w:rsidRDefault="00D04AD5">
            <w:pPr>
              <w:pStyle w:val="TableParagraph"/>
              <w:spacing w:line="311" w:lineRule="exact"/>
              <w:ind w:right="103"/>
              <w:jc w:val="right"/>
              <w:rPr>
                <w:sz w:val="28"/>
              </w:rPr>
            </w:pPr>
            <w:r>
              <w:rPr>
                <w:sz w:val="28"/>
              </w:rPr>
              <w:t>Use case Name:</w:t>
            </w:r>
          </w:p>
        </w:tc>
        <w:tc>
          <w:tcPr>
            <w:tcW w:w="6678" w:type="dxa"/>
          </w:tcPr>
          <w:p w:rsidR="00D3778D" w:rsidRDefault="0010255E">
            <w:pPr>
              <w:pStyle w:val="TableParagraph"/>
              <w:spacing w:line="311" w:lineRule="exact"/>
              <w:ind w:left="105"/>
              <w:rPr>
                <w:sz w:val="28"/>
              </w:rPr>
            </w:pPr>
            <w:r>
              <w:rPr>
                <w:sz w:val="28"/>
              </w:rPr>
              <w:t>Đánh giá sản phẩm</w:t>
            </w:r>
          </w:p>
        </w:tc>
      </w:tr>
      <w:tr w:rsidR="00D3778D">
        <w:trPr>
          <w:trHeight w:val="441"/>
        </w:trPr>
        <w:tc>
          <w:tcPr>
            <w:tcW w:w="2792" w:type="dxa"/>
          </w:tcPr>
          <w:p w:rsidR="00D3778D" w:rsidRDefault="00D04AD5">
            <w:pPr>
              <w:pStyle w:val="TableParagraph"/>
              <w:ind w:right="98"/>
              <w:jc w:val="right"/>
              <w:rPr>
                <w:sz w:val="28"/>
              </w:rPr>
            </w:pPr>
            <w:r>
              <w:rPr>
                <w:sz w:val="28"/>
              </w:rPr>
              <w:t>Actors:</w:t>
            </w:r>
          </w:p>
        </w:tc>
        <w:tc>
          <w:tcPr>
            <w:tcW w:w="6678" w:type="dxa"/>
          </w:tcPr>
          <w:p w:rsidR="00D3778D" w:rsidRDefault="0010255E">
            <w:pPr>
              <w:pStyle w:val="TableParagraph"/>
              <w:ind w:left="105"/>
              <w:rPr>
                <w:sz w:val="28"/>
              </w:rPr>
            </w:pPr>
            <w:r>
              <w:rPr>
                <w:sz w:val="28"/>
              </w:rPr>
              <w:t>Khách hàng</w:t>
            </w:r>
          </w:p>
        </w:tc>
      </w:tr>
      <w:tr w:rsidR="00D3778D">
        <w:trPr>
          <w:trHeight w:val="1087"/>
        </w:trPr>
        <w:tc>
          <w:tcPr>
            <w:tcW w:w="2792" w:type="dxa"/>
          </w:tcPr>
          <w:p w:rsidR="00D3778D" w:rsidRDefault="00D04AD5">
            <w:pPr>
              <w:pStyle w:val="TableParagraph"/>
              <w:spacing w:line="240" w:lineRule="auto"/>
              <w:ind w:right="98"/>
              <w:jc w:val="right"/>
              <w:rPr>
                <w:sz w:val="28"/>
              </w:rPr>
            </w:pPr>
            <w:r>
              <w:rPr>
                <w:sz w:val="28"/>
              </w:rPr>
              <w:t>Desctiption:</w:t>
            </w:r>
          </w:p>
        </w:tc>
        <w:tc>
          <w:tcPr>
            <w:tcW w:w="6678" w:type="dxa"/>
          </w:tcPr>
          <w:p w:rsidR="00D3778D" w:rsidRDefault="00D04AD5" w:rsidP="0010255E">
            <w:pPr>
              <w:pStyle w:val="TableParagraph"/>
              <w:spacing w:before="116" w:line="322" w:lineRule="exact"/>
              <w:ind w:left="105" w:right="493"/>
              <w:jc w:val="both"/>
              <w:rPr>
                <w:sz w:val="28"/>
              </w:rPr>
            </w:pPr>
            <w:r>
              <w:rPr>
                <w:sz w:val="28"/>
              </w:rPr>
              <w:t xml:space="preserve">Use case này cho phép tác nhân </w:t>
            </w:r>
            <w:r w:rsidR="0010255E">
              <w:rPr>
                <w:sz w:val="28"/>
              </w:rPr>
              <w:t>đánh giá chất lượng sản phẩm</w:t>
            </w:r>
          </w:p>
        </w:tc>
      </w:tr>
      <w:tr w:rsidR="00D3778D">
        <w:trPr>
          <w:trHeight w:val="441"/>
        </w:trPr>
        <w:tc>
          <w:tcPr>
            <w:tcW w:w="2792" w:type="dxa"/>
          </w:tcPr>
          <w:p w:rsidR="00D3778D" w:rsidRDefault="00D04AD5">
            <w:pPr>
              <w:pStyle w:val="TableParagraph"/>
              <w:ind w:right="99"/>
              <w:jc w:val="right"/>
              <w:rPr>
                <w:sz w:val="28"/>
              </w:rPr>
            </w:pPr>
            <w:r>
              <w:rPr>
                <w:sz w:val="28"/>
              </w:rPr>
              <w:t>Trigger:</w:t>
            </w:r>
          </w:p>
        </w:tc>
        <w:tc>
          <w:tcPr>
            <w:tcW w:w="6678" w:type="dxa"/>
          </w:tcPr>
          <w:p w:rsidR="00D3778D" w:rsidRDefault="00D04AD5" w:rsidP="0010255E">
            <w:pPr>
              <w:pStyle w:val="TableParagraph"/>
              <w:ind w:left="105"/>
              <w:rPr>
                <w:sz w:val="28"/>
              </w:rPr>
            </w:pPr>
            <w:r>
              <w:rPr>
                <w:sz w:val="28"/>
              </w:rPr>
              <w:t xml:space="preserve">Tác nhân chọn chức năng </w:t>
            </w:r>
            <w:r w:rsidR="0010255E">
              <w:rPr>
                <w:sz w:val="28"/>
              </w:rPr>
              <w:t>đánh giá</w:t>
            </w:r>
            <w:r>
              <w:rPr>
                <w:sz w:val="28"/>
              </w:rPr>
              <w:t xml:space="preserve"> trên giao diện.</w:t>
            </w:r>
          </w:p>
        </w:tc>
      </w:tr>
      <w:tr w:rsidR="00D3778D">
        <w:trPr>
          <w:trHeight w:val="441"/>
        </w:trPr>
        <w:tc>
          <w:tcPr>
            <w:tcW w:w="2792" w:type="dxa"/>
          </w:tcPr>
          <w:p w:rsidR="00D3778D" w:rsidRDefault="00D04AD5">
            <w:pPr>
              <w:pStyle w:val="TableParagraph"/>
              <w:ind w:right="98"/>
              <w:jc w:val="right"/>
              <w:rPr>
                <w:sz w:val="28"/>
              </w:rPr>
            </w:pPr>
            <w:r>
              <w:rPr>
                <w:sz w:val="28"/>
              </w:rPr>
              <w:t>Preconditions:</w:t>
            </w:r>
          </w:p>
        </w:tc>
        <w:tc>
          <w:tcPr>
            <w:tcW w:w="6678" w:type="dxa"/>
          </w:tcPr>
          <w:p w:rsidR="00D3778D" w:rsidRDefault="00D04AD5" w:rsidP="0010255E">
            <w:pPr>
              <w:pStyle w:val="TableParagraph"/>
              <w:ind w:left="105"/>
              <w:rPr>
                <w:sz w:val="28"/>
              </w:rPr>
            </w:pPr>
            <w:r>
              <w:rPr>
                <w:sz w:val="28"/>
              </w:rPr>
              <w:t xml:space="preserve">Tác nhân vừa mới chọn chức năng </w:t>
            </w:r>
            <w:r w:rsidR="0010255E">
              <w:rPr>
                <w:sz w:val="28"/>
              </w:rPr>
              <w:t>Xem sản phẩm</w:t>
            </w:r>
          </w:p>
        </w:tc>
      </w:tr>
      <w:tr w:rsidR="00D3778D">
        <w:trPr>
          <w:trHeight w:val="765"/>
        </w:trPr>
        <w:tc>
          <w:tcPr>
            <w:tcW w:w="2792" w:type="dxa"/>
          </w:tcPr>
          <w:p w:rsidR="00D3778D" w:rsidRDefault="00D04AD5">
            <w:pPr>
              <w:pStyle w:val="TableParagraph"/>
              <w:spacing w:line="240" w:lineRule="auto"/>
              <w:ind w:right="97"/>
              <w:jc w:val="right"/>
              <w:rPr>
                <w:sz w:val="28"/>
              </w:rPr>
            </w:pPr>
            <w:r>
              <w:rPr>
                <w:sz w:val="28"/>
              </w:rPr>
              <w:t>Postconditions:</w:t>
            </w:r>
          </w:p>
        </w:tc>
        <w:tc>
          <w:tcPr>
            <w:tcW w:w="6678" w:type="dxa"/>
          </w:tcPr>
          <w:p w:rsidR="00D3778D" w:rsidRDefault="0010255E">
            <w:pPr>
              <w:pStyle w:val="TableParagraph"/>
              <w:spacing w:before="116" w:line="322" w:lineRule="exact"/>
              <w:ind w:left="105" w:right="93"/>
              <w:rPr>
                <w:sz w:val="28"/>
              </w:rPr>
            </w:pPr>
            <w:r>
              <w:rPr>
                <w:sz w:val="28"/>
              </w:rPr>
              <w:t>Đánh giá của khách hàng được lưu vào trong cơ sở dữ liệu của sản phẩm</w:t>
            </w:r>
          </w:p>
        </w:tc>
      </w:tr>
      <w:tr w:rsidR="00D3778D" w:rsidTr="00A84634">
        <w:trPr>
          <w:trHeight w:val="983"/>
        </w:trPr>
        <w:tc>
          <w:tcPr>
            <w:tcW w:w="2792" w:type="dxa"/>
          </w:tcPr>
          <w:p w:rsidR="00D3778D" w:rsidRDefault="00D04AD5">
            <w:pPr>
              <w:pStyle w:val="TableParagraph"/>
              <w:spacing w:line="240" w:lineRule="auto"/>
              <w:ind w:right="99"/>
              <w:jc w:val="right"/>
              <w:rPr>
                <w:sz w:val="28"/>
              </w:rPr>
            </w:pPr>
            <w:r>
              <w:rPr>
                <w:sz w:val="28"/>
              </w:rPr>
              <w:t>Normal flow:</w:t>
            </w:r>
          </w:p>
        </w:tc>
        <w:tc>
          <w:tcPr>
            <w:tcW w:w="6678" w:type="dxa"/>
          </w:tcPr>
          <w:p w:rsidR="00D3778D" w:rsidRDefault="0010255E" w:rsidP="00DA5E24">
            <w:pPr>
              <w:pStyle w:val="TableParagraph"/>
              <w:numPr>
                <w:ilvl w:val="0"/>
                <w:numId w:val="4"/>
              </w:numPr>
              <w:tabs>
                <w:tab w:val="left" w:pos="826"/>
              </w:tabs>
              <w:spacing w:line="322" w:lineRule="exact"/>
              <w:rPr>
                <w:sz w:val="28"/>
              </w:rPr>
            </w:pPr>
            <w:r>
              <w:rPr>
                <w:sz w:val="28"/>
              </w:rPr>
              <w:t>Khách hàng chọn chức năng xem sản phẩm</w:t>
            </w:r>
          </w:p>
          <w:p w:rsidR="00D3778D" w:rsidRDefault="0010255E" w:rsidP="00DA5E24">
            <w:pPr>
              <w:pStyle w:val="TableParagraph"/>
              <w:numPr>
                <w:ilvl w:val="0"/>
                <w:numId w:val="4"/>
              </w:numPr>
              <w:tabs>
                <w:tab w:val="left" w:pos="826"/>
              </w:tabs>
              <w:spacing w:before="0" w:line="322" w:lineRule="exact"/>
              <w:rPr>
                <w:sz w:val="28"/>
              </w:rPr>
            </w:pPr>
            <w:r>
              <w:rPr>
                <w:sz w:val="28"/>
              </w:rPr>
              <w:t>Hệ thống hiển thị thông tin sản phẩm</w:t>
            </w:r>
          </w:p>
          <w:p w:rsidR="00D3778D" w:rsidRDefault="0010255E" w:rsidP="00DA5E24">
            <w:pPr>
              <w:pStyle w:val="TableParagraph"/>
              <w:numPr>
                <w:ilvl w:val="0"/>
                <w:numId w:val="4"/>
              </w:numPr>
              <w:tabs>
                <w:tab w:val="left" w:pos="826"/>
              </w:tabs>
              <w:spacing w:before="0" w:line="240" w:lineRule="auto"/>
              <w:ind w:right="447"/>
              <w:rPr>
                <w:sz w:val="28"/>
              </w:rPr>
            </w:pPr>
            <w:r>
              <w:rPr>
                <w:sz w:val="28"/>
              </w:rPr>
              <w:t>Khách hàng lựa chọn chức năng đánh giá sản phẩm</w:t>
            </w:r>
          </w:p>
          <w:p w:rsidR="00D3778D" w:rsidRDefault="0010255E" w:rsidP="00DA5E24">
            <w:pPr>
              <w:pStyle w:val="TableParagraph"/>
              <w:numPr>
                <w:ilvl w:val="0"/>
                <w:numId w:val="4"/>
              </w:numPr>
              <w:tabs>
                <w:tab w:val="left" w:pos="826"/>
              </w:tabs>
              <w:spacing w:before="0" w:line="242" w:lineRule="auto"/>
              <w:ind w:right="221"/>
              <w:rPr>
                <w:sz w:val="28"/>
              </w:rPr>
            </w:pPr>
            <w:r>
              <w:rPr>
                <w:sz w:val="28"/>
              </w:rPr>
              <w:t xml:space="preserve">Hệ thống </w:t>
            </w:r>
            <w:r w:rsidR="00446FBD">
              <w:rPr>
                <w:sz w:val="28"/>
              </w:rPr>
              <w:t xml:space="preserve">kiểm tra xem khách hàng có đủ điều kiện đánh giá hay </w:t>
            </w:r>
            <w:proofErr w:type="gramStart"/>
            <w:r w:rsidR="00446FBD">
              <w:rPr>
                <w:sz w:val="28"/>
              </w:rPr>
              <w:t>không(</w:t>
            </w:r>
            <w:proofErr w:type="gramEnd"/>
            <w:r w:rsidR="00446FBD">
              <w:rPr>
                <w:sz w:val="28"/>
              </w:rPr>
              <w:t>đã mua sản phẩm hay chưa...)</w:t>
            </w:r>
          </w:p>
          <w:p w:rsidR="00A84634" w:rsidRDefault="00A84634" w:rsidP="00DA5E24">
            <w:pPr>
              <w:pStyle w:val="TableParagraph"/>
              <w:numPr>
                <w:ilvl w:val="0"/>
                <w:numId w:val="4"/>
              </w:numPr>
              <w:tabs>
                <w:tab w:val="left" w:pos="826"/>
              </w:tabs>
              <w:spacing w:before="0" w:line="317" w:lineRule="exact"/>
              <w:rPr>
                <w:sz w:val="28"/>
              </w:rPr>
            </w:pPr>
          </w:p>
          <w:p w:rsidR="00A84634" w:rsidRDefault="00A84634" w:rsidP="00A84634">
            <w:pPr>
              <w:pStyle w:val="TableParagraph"/>
              <w:tabs>
                <w:tab w:val="left" w:pos="826"/>
              </w:tabs>
              <w:spacing w:before="0" w:line="317" w:lineRule="exact"/>
              <w:ind w:left="825"/>
              <w:rPr>
                <w:sz w:val="28"/>
              </w:rPr>
            </w:pPr>
            <w:r>
              <w:rPr>
                <w:sz w:val="28"/>
              </w:rPr>
              <w:t xml:space="preserve">A- Nếu đủ điều kiện, </w:t>
            </w:r>
          </w:p>
          <w:p w:rsidR="00D3778D" w:rsidRDefault="00A84634" w:rsidP="00DA5E24">
            <w:pPr>
              <w:pStyle w:val="TableParagraph"/>
              <w:numPr>
                <w:ilvl w:val="0"/>
                <w:numId w:val="16"/>
              </w:numPr>
              <w:tabs>
                <w:tab w:val="left" w:pos="826"/>
              </w:tabs>
              <w:spacing w:before="0" w:line="317" w:lineRule="exact"/>
              <w:rPr>
                <w:sz w:val="28"/>
              </w:rPr>
            </w:pPr>
            <w:r>
              <w:rPr>
                <w:sz w:val="28"/>
              </w:rPr>
              <w:t>Hệ thống hiển thị form đánh giá.</w:t>
            </w:r>
          </w:p>
          <w:p w:rsidR="00A84634" w:rsidRDefault="00A84634" w:rsidP="00DA5E24">
            <w:pPr>
              <w:pStyle w:val="TableParagraph"/>
              <w:numPr>
                <w:ilvl w:val="0"/>
                <w:numId w:val="16"/>
              </w:numPr>
              <w:tabs>
                <w:tab w:val="left" w:pos="826"/>
              </w:tabs>
              <w:spacing w:before="0" w:line="317" w:lineRule="exact"/>
              <w:rPr>
                <w:sz w:val="28"/>
              </w:rPr>
            </w:pPr>
            <w:r>
              <w:rPr>
                <w:sz w:val="28"/>
              </w:rPr>
              <w:t>Người dùng đánh giá sản phẩm.</w:t>
            </w:r>
          </w:p>
          <w:p w:rsidR="00A84634" w:rsidRDefault="00A84634" w:rsidP="00A84634">
            <w:pPr>
              <w:pStyle w:val="TableParagraph"/>
              <w:tabs>
                <w:tab w:val="left" w:pos="826"/>
              </w:tabs>
              <w:spacing w:before="0" w:line="317" w:lineRule="exact"/>
              <w:rPr>
                <w:sz w:val="28"/>
              </w:rPr>
            </w:pPr>
            <w:r>
              <w:rPr>
                <w:sz w:val="28"/>
              </w:rPr>
              <w:t xml:space="preserve">            B- Nếu không đủ điều kiện, hệ thống </w:t>
            </w:r>
            <w:proofErr w:type="gramStart"/>
            <w:r>
              <w:rPr>
                <w:sz w:val="28"/>
              </w:rPr>
              <w:t>thông  báo</w:t>
            </w:r>
            <w:proofErr w:type="gramEnd"/>
            <w:r>
              <w:rPr>
                <w:sz w:val="28"/>
              </w:rPr>
              <w:t xml:space="preserve">         khách hàng chưa đủ điều kiện đánh giá sản phẩm và hiển </w:t>
            </w:r>
            <w:r>
              <w:rPr>
                <w:sz w:val="28"/>
              </w:rPr>
              <w:lastRenderedPageBreak/>
              <w:t>thị các điều kiện cần có để được đánh giá.</w:t>
            </w:r>
          </w:p>
          <w:p w:rsidR="00A84634" w:rsidRDefault="00A84634" w:rsidP="00A84634">
            <w:pPr>
              <w:pStyle w:val="TableParagraph"/>
              <w:tabs>
                <w:tab w:val="left" w:pos="826"/>
              </w:tabs>
              <w:spacing w:before="0" w:line="317" w:lineRule="exact"/>
              <w:rPr>
                <w:sz w:val="28"/>
              </w:rPr>
            </w:pPr>
          </w:p>
          <w:p w:rsidR="0010255E" w:rsidRPr="0010255E" w:rsidRDefault="0010255E" w:rsidP="00DA5E24">
            <w:pPr>
              <w:pStyle w:val="TableParagraph"/>
              <w:numPr>
                <w:ilvl w:val="0"/>
                <w:numId w:val="4"/>
              </w:numPr>
              <w:tabs>
                <w:tab w:val="left" w:pos="826"/>
              </w:tabs>
              <w:spacing w:before="0" w:line="317" w:lineRule="exact"/>
              <w:rPr>
                <w:sz w:val="28"/>
              </w:rPr>
            </w:pPr>
            <w:r>
              <w:rPr>
                <w:sz w:val="28"/>
              </w:rPr>
              <w:t>Hệ thống lưu lại đánh giá của người dung vào cơ sở dữ liệu</w:t>
            </w:r>
          </w:p>
        </w:tc>
      </w:tr>
      <w:tr w:rsidR="00D3778D">
        <w:trPr>
          <w:trHeight w:val="441"/>
        </w:trPr>
        <w:tc>
          <w:tcPr>
            <w:tcW w:w="2792" w:type="dxa"/>
          </w:tcPr>
          <w:p w:rsidR="00D3778D" w:rsidRDefault="00D04AD5">
            <w:pPr>
              <w:pStyle w:val="TableParagraph"/>
              <w:ind w:right="100"/>
              <w:jc w:val="right"/>
              <w:rPr>
                <w:sz w:val="28"/>
              </w:rPr>
            </w:pPr>
            <w:r>
              <w:rPr>
                <w:sz w:val="28"/>
              </w:rPr>
              <w:lastRenderedPageBreak/>
              <w:t>Alternative flow:</w:t>
            </w:r>
          </w:p>
        </w:tc>
        <w:tc>
          <w:tcPr>
            <w:tcW w:w="6678" w:type="dxa"/>
          </w:tcPr>
          <w:p w:rsidR="00D3778D" w:rsidRDefault="00D04AD5">
            <w:pPr>
              <w:pStyle w:val="TableParagraph"/>
              <w:ind w:left="105"/>
              <w:rPr>
                <w:sz w:val="28"/>
              </w:rPr>
            </w:pPr>
            <w:r>
              <w:rPr>
                <w:sz w:val="28"/>
              </w:rPr>
              <w:t>Không có</w:t>
            </w:r>
          </w:p>
        </w:tc>
      </w:tr>
      <w:tr w:rsidR="00D3778D">
        <w:trPr>
          <w:trHeight w:val="443"/>
        </w:trPr>
        <w:tc>
          <w:tcPr>
            <w:tcW w:w="2792" w:type="dxa"/>
          </w:tcPr>
          <w:p w:rsidR="00D3778D" w:rsidRDefault="00D04AD5">
            <w:pPr>
              <w:pStyle w:val="TableParagraph"/>
              <w:spacing w:before="115"/>
              <w:ind w:right="98"/>
              <w:jc w:val="right"/>
              <w:rPr>
                <w:sz w:val="28"/>
              </w:rPr>
            </w:pPr>
            <w:r>
              <w:rPr>
                <w:sz w:val="28"/>
              </w:rPr>
              <w:t>Exceptions:</w:t>
            </w:r>
          </w:p>
        </w:tc>
        <w:tc>
          <w:tcPr>
            <w:tcW w:w="6678" w:type="dxa"/>
          </w:tcPr>
          <w:p w:rsidR="00D3778D" w:rsidRDefault="00D04AD5">
            <w:pPr>
              <w:pStyle w:val="TableParagraph"/>
              <w:spacing w:before="115"/>
              <w:ind w:left="105"/>
              <w:rPr>
                <w:sz w:val="28"/>
              </w:rPr>
            </w:pPr>
            <w:r>
              <w:rPr>
                <w:sz w:val="28"/>
              </w:rPr>
              <w:t>Không có</w:t>
            </w:r>
          </w:p>
        </w:tc>
      </w:tr>
    </w:tbl>
    <w:p w:rsidR="00D3778D" w:rsidRDefault="00D3778D">
      <w:pPr>
        <w:rPr>
          <w:sz w:val="28"/>
        </w:rPr>
        <w:sectPr w:rsidR="00D3778D">
          <w:pgSz w:w="12240" w:h="15840"/>
          <w:pgMar w:top="1140" w:right="0" w:bottom="1300" w:left="1420" w:header="0" w:footer="1074" w:gutter="0"/>
          <w:cols w:space="720"/>
        </w:sect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3778D">
        <w:trPr>
          <w:trHeight w:val="444"/>
        </w:trPr>
        <w:tc>
          <w:tcPr>
            <w:tcW w:w="2792" w:type="dxa"/>
          </w:tcPr>
          <w:p w:rsidR="00D3778D" w:rsidRDefault="00D04AD5">
            <w:pPr>
              <w:pStyle w:val="TableParagraph"/>
              <w:spacing w:before="108" w:line="316" w:lineRule="exact"/>
              <w:ind w:right="99"/>
              <w:jc w:val="right"/>
              <w:rPr>
                <w:sz w:val="28"/>
              </w:rPr>
            </w:pPr>
            <w:r>
              <w:rPr>
                <w:sz w:val="28"/>
              </w:rPr>
              <w:lastRenderedPageBreak/>
              <w:t>Includes:</w:t>
            </w:r>
          </w:p>
        </w:tc>
        <w:tc>
          <w:tcPr>
            <w:tcW w:w="6678" w:type="dxa"/>
          </w:tcPr>
          <w:p w:rsidR="00D3778D" w:rsidRDefault="00D04AD5">
            <w:pPr>
              <w:pStyle w:val="TableParagraph"/>
              <w:spacing w:before="108" w:line="316" w:lineRule="exact"/>
              <w:ind w:left="105"/>
              <w:rPr>
                <w:sz w:val="28"/>
              </w:rPr>
            </w:pPr>
            <w:r>
              <w:rPr>
                <w:sz w:val="28"/>
              </w:rPr>
              <w:t>Không có</w:t>
            </w:r>
          </w:p>
        </w:tc>
      </w:tr>
      <w:tr w:rsidR="00D3778D">
        <w:trPr>
          <w:trHeight w:val="441"/>
        </w:trPr>
        <w:tc>
          <w:tcPr>
            <w:tcW w:w="2792" w:type="dxa"/>
          </w:tcPr>
          <w:p w:rsidR="00D3778D" w:rsidRDefault="00D04AD5">
            <w:pPr>
              <w:pStyle w:val="TableParagraph"/>
              <w:spacing w:before="105" w:line="316" w:lineRule="exact"/>
              <w:ind w:right="101"/>
              <w:jc w:val="right"/>
              <w:rPr>
                <w:sz w:val="28"/>
              </w:rPr>
            </w:pPr>
            <w:r>
              <w:rPr>
                <w:sz w:val="28"/>
              </w:rPr>
              <w:t>Priority:</w:t>
            </w:r>
          </w:p>
        </w:tc>
        <w:tc>
          <w:tcPr>
            <w:tcW w:w="6678" w:type="dxa"/>
          </w:tcPr>
          <w:p w:rsidR="00D3778D" w:rsidRDefault="00D04AD5">
            <w:pPr>
              <w:pStyle w:val="TableParagraph"/>
              <w:spacing w:before="105" w:line="316" w:lineRule="exact"/>
              <w:ind w:left="105"/>
              <w:rPr>
                <w:sz w:val="28"/>
              </w:rPr>
            </w:pPr>
            <w:r>
              <w:rPr>
                <w:sz w:val="28"/>
              </w:rPr>
              <w:t>3</w:t>
            </w:r>
          </w:p>
        </w:tc>
      </w:tr>
      <w:tr w:rsidR="00D3778D">
        <w:trPr>
          <w:trHeight w:val="441"/>
        </w:trPr>
        <w:tc>
          <w:tcPr>
            <w:tcW w:w="2792" w:type="dxa"/>
          </w:tcPr>
          <w:p w:rsidR="00D3778D" w:rsidRDefault="00D04AD5">
            <w:pPr>
              <w:pStyle w:val="TableParagraph"/>
              <w:spacing w:before="105" w:line="316" w:lineRule="exact"/>
              <w:ind w:right="98"/>
              <w:jc w:val="right"/>
              <w:rPr>
                <w:sz w:val="28"/>
              </w:rPr>
            </w:pPr>
            <w:r>
              <w:rPr>
                <w:sz w:val="28"/>
              </w:rPr>
              <w:t>Frequency of use</w:t>
            </w:r>
          </w:p>
        </w:tc>
        <w:tc>
          <w:tcPr>
            <w:tcW w:w="6678" w:type="dxa"/>
          </w:tcPr>
          <w:p w:rsidR="00D3778D" w:rsidRDefault="00D04AD5">
            <w:pPr>
              <w:pStyle w:val="TableParagraph"/>
              <w:spacing w:before="105" w:line="316" w:lineRule="exact"/>
              <w:ind w:left="105"/>
              <w:rPr>
                <w:sz w:val="28"/>
              </w:rPr>
            </w:pPr>
            <w:r>
              <w:rPr>
                <w:sz w:val="28"/>
              </w:rPr>
              <w:t>Không thường xuyên</w:t>
            </w:r>
          </w:p>
        </w:tc>
      </w:tr>
      <w:tr w:rsidR="00D3778D">
        <w:trPr>
          <w:trHeight w:val="443"/>
        </w:trPr>
        <w:tc>
          <w:tcPr>
            <w:tcW w:w="2792" w:type="dxa"/>
          </w:tcPr>
          <w:p w:rsidR="00D3778D" w:rsidRDefault="00D04AD5">
            <w:pPr>
              <w:pStyle w:val="TableParagraph"/>
              <w:spacing w:before="108" w:line="316" w:lineRule="exact"/>
              <w:ind w:right="98"/>
              <w:jc w:val="right"/>
              <w:rPr>
                <w:sz w:val="28"/>
              </w:rPr>
            </w:pPr>
            <w:r>
              <w:rPr>
                <w:sz w:val="28"/>
              </w:rPr>
              <w:t>Business Rules:</w:t>
            </w:r>
          </w:p>
        </w:tc>
        <w:tc>
          <w:tcPr>
            <w:tcW w:w="6678" w:type="dxa"/>
          </w:tcPr>
          <w:p w:rsidR="00D3778D" w:rsidRDefault="00D04AD5">
            <w:pPr>
              <w:pStyle w:val="TableParagraph"/>
              <w:spacing w:before="108" w:line="316" w:lineRule="exact"/>
              <w:ind w:left="105"/>
              <w:rPr>
                <w:sz w:val="28"/>
              </w:rPr>
            </w:pPr>
            <w:r>
              <w:rPr>
                <w:sz w:val="28"/>
              </w:rPr>
              <w:t>Không có</w:t>
            </w:r>
          </w:p>
        </w:tc>
      </w:tr>
      <w:tr w:rsidR="00D3778D">
        <w:trPr>
          <w:trHeight w:val="441"/>
        </w:trPr>
        <w:tc>
          <w:tcPr>
            <w:tcW w:w="2792" w:type="dxa"/>
          </w:tcPr>
          <w:p w:rsidR="00D3778D" w:rsidRDefault="00D04AD5">
            <w:pPr>
              <w:pStyle w:val="TableParagraph"/>
              <w:spacing w:before="105" w:line="316" w:lineRule="exact"/>
              <w:ind w:right="100"/>
              <w:jc w:val="right"/>
              <w:rPr>
                <w:sz w:val="28"/>
              </w:rPr>
            </w:pPr>
            <w:r>
              <w:rPr>
                <w:sz w:val="28"/>
              </w:rPr>
              <w:t>Special Requirements:</w:t>
            </w:r>
          </w:p>
        </w:tc>
        <w:tc>
          <w:tcPr>
            <w:tcW w:w="6678" w:type="dxa"/>
          </w:tcPr>
          <w:p w:rsidR="00D3778D" w:rsidRDefault="00D04AD5">
            <w:pPr>
              <w:pStyle w:val="TableParagraph"/>
              <w:spacing w:before="105" w:line="316" w:lineRule="exact"/>
              <w:ind w:left="105"/>
              <w:rPr>
                <w:sz w:val="28"/>
              </w:rPr>
            </w:pPr>
            <w:r>
              <w:rPr>
                <w:sz w:val="28"/>
              </w:rPr>
              <w:t>Không có</w:t>
            </w:r>
          </w:p>
        </w:tc>
      </w:tr>
      <w:tr w:rsidR="00D3778D">
        <w:trPr>
          <w:trHeight w:val="441"/>
        </w:trPr>
        <w:tc>
          <w:tcPr>
            <w:tcW w:w="2792" w:type="dxa"/>
          </w:tcPr>
          <w:p w:rsidR="00D3778D" w:rsidRDefault="00D04AD5">
            <w:pPr>
              <w:pStyle w:val="TableParagraph"/>
              <w:spacing w:before="105" w:line="316" w:lineRule="exact"/>
              <w:ind w:right="99"/>
              <w:jc w:val="right"/>
              <w:rPr>
                <w:sz w:val="28"/>
              </w:rPr>
            </w:pPr>
            <w:r>
              <w:rPr>
                <w:sz w:val="28"/>
              </w:rPr>
              <w:t>Assumptions:</w:t>
            </w:r>
          </w:p>
        </w:tc>
        <w:tc>
          <w:tcPr>
            <w:tcW w:w="6678" w:type="dxa"/>
          </w:tcPr>
          <w:p w:rsidR="00D3778D" w:rsidRDefault="00D04AD5">
            <w:pPr>
              <w:pStyle w:val="TableParagraph"/>
              <w:spacing w:before="105" w:line="316" w:lineRule="exact"/>
              <w:ind w:left="105"/>
              <w:rPr>
                <w:sz w:val="28"/>
              </w:rPr>
            </w:pPr>
            <w:r>
              <w:rPr>
                <w:sz w:val="28"/>
              </w:rPr>
              <w:t>Không có</w:t>
            </w:r>
          </w:p>
        </w:tc>
      </w:tr>
      <w:tr w:rsidR="00D3778D">
        <w:trPr>
          <w:trHeight w:val="443"/>
        </w:trPr>
        <w:tc>
          <w:tcPr>
            <w:tcW w:w="2792" w:type="dxa"/>
          </w:tcPr>
          <w:p w:rsidR="00D3778D" w:rsidRDefault="00D04AD5">
            <w:pPr>
              <w:pStyle w:val="TableParagraph"/>
              <w:spacing w:before="108" w:line="316" w:lineRule="exact"/>
              <w:ind w:right="100"/>
              <w:jc w:val="right"/>
              <w:rPr>
                <w:sz w:val="28"/>
              </w:rPr>
            </w:pPr>
            <w:r>
              <w:rPr>
                <w:sz w:val="28"/>
              </w:rPr>
              <w:t>Notes and Issues:</w:t>
            </w:r>
          </w:p>
        </w:tc>
        <w:tc>
          <w:tcPr>
            <w:tcW w:w="6678" w:type="dxa"/>
          </w:tcPr>
          <w:p w:rsidR="00D3778D" w:rsidRDefault="00D04AD5">
            <w:pPr>
              <w:pStyle w:val="TableParagraph"/>
              <w:spacing w:before="108" w:line="316" w:lineRule="exact"/>
              <w:ind w:left="105"/>
              <w:rPr>
                <w:sz w:val="28"/>
              </w:rPr>
            </w:pPr>
            <w:r>
              <w:rPr>
                <w:sz w:val="28"/>
              </w:rPr>
              <w:t>Không có</w:t>
            </w:r>
          </w:p>
        </w:tc>
      </w:tr>
    </w:tbl>
    <w:p w:rsidR="00D3778D" w:rsidRDefault="00D3778D">
      <w:pPr>
        <w:pStyle w:val="BodyText"/>
        <w:rPr>
          <w:sz w:val="20"/>
        </w:rPr>
      </w:pPr>
    </w:p>
    <w:p w:rsidR="00D3778D" w:rsidRDefault="00D04AD5" w:rsidP="00DA5E24">
      <w:pPr>
        <w:pStyle w:val="ListParagraph"/>
        <w:numPr>
          <w:ilvl w:val="1"/>
          <w:numId w:val="14"/>
        </w:numPr>
        <w:tabs>
          <w:tab w:val="left" w:pos="1002"/>
        </w:tabs>
        <w:spacing w:before="241"/>
        <w:rPr>
          <w:sz w:val="28"/>
        </w:rPr>
      </w:pPr>
      <w:r>
        <w:rPr>
          <w:sz w:val="28"/>
        </w:rPr>
        <w:t xml:space="preserve">Đặc tả use case </w:t>
      </w:r>
      <w:r w:rsidR="00446FBD">
        <w:rPr>
          <w:sz w:val="28"/>
        </w:rPr>
        <w:t>thêm vào yêu thích</w:t>
      </w:r>
    </w:p>
    <w:p w:rsidR="00D3778D" w:rsidRDefault="002D5440">
      <w:pPr>
        <w:spacing w:before="121"/>
        <w:ind w:left="282"/>
        <w:rPr>
          <w:sz w:val="24"/>
        </w:rPr>
      </w:pPr>
      <w:bookmarkStart w:id="175" w:name="_bookmark21"/>
      <w:bookmarkEnd w:id="175"/>
      <w:r>
        <w:rPr>
          <w:b/>
          <w:sz w:val="24"/>
        </w:rPr>
        <w:t>Bảng 2.</w:t>
      </w:r>
      <w:r>
        <w:rPr>
          <w:b/>
          <w:sz w:val="24"/>
          <w:lang w:val="vi-VN"/>
        </w:rPr>
        <w:t>9</w:t>
      </w:r>
      <w:r w:rsidR="00D04AD5">
        <w:rPr>
          <w:b/>
          <w:sz w:val="24"/>
        </w:rPr>
        <w:t xml:space="preserve"> </w:t>
      </w:r>
      <w:r w:rsidR="00D04AD5">
        <w:rPr>
          <w:sz w:val="24"/>
        </w:rPr>
        <w:t xml:space="preserve">Đặc tả use case </w:t>
      </w:r>
      <w:r w:rsidR="008F52D4">
        <w:rPr>
          <w:sz w:val="24"/>
        </w:rPr>
        <w:t>thêm vào yêu thích</w:t>
      </w:r>
    </w:p>
    <w:p w:rsidR="00D3778D" w:rsidRDefault="00D3778D">
      <w:pPr>
        <w:pStyle w:val="BodyText"/>
        <w:spacing w:before="9"/>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3778D">
        <w:trPr>
          <w:trHeight w:val="443"/>
        </w:trPr>
        <w:tc>
          <w:tcPr>
            <w:tcW w:w="2792" w:type="dxa"/>
          </w:tcPr>
          <w:p w:rsidR="00D3778D" w:rsidRDefault="00D04AD5">
            <w:pPr>
              <w:pStyle w:val="TableParagraph"/>
              <w:spacing w:line="311" w:lineRule="exact"/>
              <w:ind w:right="98"/>
              <w:jc w:val="right"/>
              <w:rPr>
                <w:sz w:val="28"/>
              </w:rPr>
            </w:pPr>
            <w:r>
              <w:rPr>
                <w:sz w:val="28"/>
              </w:rPr>
              <w:t>Use case ID:</w:t>
            </w:r>
          </w:p>
        </w:tc>
        <w:tc>
          <w:tcPr>
            <w:tcW w:w="6678" w:type="dxa"/>
          </w:tcPr>
          <w:p w:rsidR="00D3778D" w:rsidRDefault="002D5440">
            <w:pPr>
              <w:pStyle w:val="TableParagraph"/>
              <w:spacing w:line="311" w:lineRule="exact"/>
              <w:ind w:left="105"/>
              <w:rPr>
                <w:sz w:val="28"/>
              </w:rPr>
            </w:pPr>
            <w:r>
              <w:rPr>
                <w:sz w:val="28"/>
              </w:rPr>
              <w:t>UC09</w:t>
            </w:r>
          </w:p>
        </w:tc>
      </w:tr>
      <w:tr w:rsidR="00D3778D">
        <w:trPr>
          <w:trHeight w:val="441"/>
        </w:trPr>
        <w:tc>
          <w:tcPr>
            <w:tcW w:w="2792" w:type="dxa"/>
          </w:tcPr>
          <w:p w:rsidR="00D3778D" w:rsidRDefault="00D04AD5">
            <w:pPr>
              <w:pStyle w:val="TableParagraph"/>
              <w:ind w:right="103"/>
              <w:jc w:val="right"/>
              <w:rPr>
                <w:sz w:val="28"/>
              </w:rPr>
            </w:pPr>
            <w:commentRangeStart w:id="176"/>
            <w:r>
              <w:rPr>
                <w:sz w:val="28"/>
              </w:rPr>
              <w:t>Use case Name:</w:t>
            </w:r>
          </w:p>
        </w:tc>
        <w:tc>
          <w:tcPr>
            <w:tcW w:w="6678" w:type="dxa"/>
          </w:tcPr>
          <w:p w:rsidR="00D3778D" w:rsidRDefault="008F52D4">
            <w:pPr>
              <w:pStyle w:val="TableParagraph"/>
              <w:ind w:left="105"/>
              <w:rPr>
                <w:sz w:val="28"/>
              </w:rPr>
            </w:pPr>
            <w:r>
              <w:rPr>
                <w:sz w:val="28"/>
              </w:rPr>
              <w:t>Thêm vào yêu thích</w:t>
            </w:r>
            <w:commentRangeEnd w:id="176"/>
            <w:r w:rsidR="000B682E">
              <w:rPr>
                <w:rStyle w:val="CommentReference"/>
              </w:rPr>
              <w:commentReference w:id="176"/>
            </w:r>
          </w:p>
        </w:tc>
      </w:tr>
      <w:tr w:rsidR="00D3778D">
        <w:trPr>
          <w:trHeight w:val="441"/>
        </w:trPr>
        <w:tc>
          <w:tcPr>
            <w:tcW w:w="2792" w:type="dxa"/>
          </w:tcPr>
          <w:p w:rsidR="00D3778D" w:rsidRDefault="00D04AD5">
            <w:pPr>
              <w:pStyle w:val="TableParagraph"/>
              <w:ind w:right="98"/>
              <w:jc w:val="right"/>
              <w:rPr>
                <w:sz w:val="28"/>
              </w:rPr>
            </w:pPr>
            <w:r>
              <w:rPr>
                <w:sz w:val="28"/>
              </w:rPr>
              <w:t>Actors:</w:t>
            </w:r>
          </w:p>
        </w:tc>
        <w:tc>
          <w:tcPr>
            <w:tcW w:w="6678" w:type="dxa"/>
          </w:tcPr>
          <w:p w:rsidR="00D3778D" w:rsidRDefault="008F52D4">
            <w:pPr>
              <w:pStyle w:val="TableParagraph"/>
              <w:ind w:left="105"/>
              <w:rPr>
                <w:sz w:val="28"/>
              </w:rPr>
            </w:pPr>
            <w:r>
              <w:rPr>
                <w:sz w:val="28"/>
              </w:rPr>
              <w:t>Khách hàng</w:t>
            </w:r>
          </w:p>
        </w:tc>
      </w:tr>
      <w:tr w:rsidR="00D3778D">
        <w:trPr>
          <w:trHeight w:val="765"/>
        </w:trPr>
        <w:tc>
          <w:tcPr>
            <w:tcW w:w="2792" w:type="dxa"/>
          </w:tcPr>
          <w:p w:rsidR="00D3778D" w:rsidRDefault="00D04AD5">
            <w:pPr>
              <w:pStyle w:val="TableParagraph"/>
              <w:spacing w:line="240" w:lineRule="auto"/>
              <w:ind w:right="98"/>
              <w:jc w:val="right"/>
              <w:rPr>
                <w:sz w:val="28"/>
              </w:rPr>
            </w:pPr>
            <w:r>
              <w:rPr>
                <w:sz w:val="28"/>
              </w:rPr>
              <w:t>Desctiption:</w:t>
            </w:r>
          </w:p>
        </w:tc>
        <w:tc>
          <w:tcPr>
            <w:tcW w:w="6678" w:type="dxa"/>
          </w:tcPr>
          <w:p w:rsidR="00D3778D" w:rsidRDefault="00D04AD5" w:rsidP="008F52D4">
            <w:pPr>
              <w:pStyle w:val="TableParagraph"/>
              <w:spacing w:line="320" w:lineRule="atLeast"/>
              <w:ind w:left="105" w:right="256"/>
              <w:rPr>
                <w:sz w:val="28"/>
              </w:rPr>
            </w:pPr>
            <w:r>
              <w:rPr>
                <w:sz w:val="28"/>
              </w:rPr>
              <w:t xml:space="preserve">Use case này cho phép tác nhân </w:t>
            </w:r>
            <w:r w:rsidR="008F52D4">
              <w:rPr>
                <w:sz w:val="28"/>
              </w:rPr>
              <w:t>thêm sản phẩm vào kho sản phẩm yêu thích của mình</w:t>
            </w:r>
          </w:p>
        </w:tc>
      </w:tr>
      <w:tr w:rsidR="00D3778D">
        <w:trPr>
          <w:trHeight w:val="441"/>
        </w:trPr>
        <w:tc>
          <w:tcPr>
            <w:tcW w:w="2792" w:type="dxa"/>
          </w:tcPr>
          <w:p w:rsidR="00D3778D" w:rsidRDefault="00D04AD5">
            <w:pPr>
              <w:pStyle w:val="TableParagraph"/>
              <w:spacing w:before="113"/>
              <w:ind w:right="99"/>
              <w:jc w:val="right"/>
              <w:rPr>
                <w:sz w:val="28"/>
              </w:rPr>
            </w:pPr>
            <w:r>
              <w:rPr>
                <w:sz w:val="28"/>
              </w:rPr>
              <w:t>Trigger:</w:t>
            </w:r>
          </w:p>
        </w:tc>
        <w:tc>
          <w:tcPr>
            <w:tcW w:w="6678" w:type="dxa"/>
          </w:tcPr>
          <w:p w:rsidR="00D3778D" w:rsidRDefault="00D04AD5">
            <w:pPr>
              <w:pStyle w:val="TableParagraph"/>
              <w:spacing w:before="113"/>
              <w:ind w:left="105"/>
              <w:rPr>
                <w:sz w:val="28"/>
              </w:rPr>
            </w:pPr>
            <w:r>
              <w:rPr>
                <w:sz w:val="28"/>
              </w:rPr>
              <w:t>Tác nhận chọn ch</w:t>
            </w:r>
            <w:r w:rsidR="008F52D4">
              <w:rPr>
                <w:sz w:val="28"/>
              </w:rPr>
              <w:t>ức năng Thêm vào yêu thích</w:t>
            </w:r>
            <w:r w:rsidR="00A64344">
              <w:rPr>
                <w:sz w:val="28"/>
              </w:rPr>
              <w:t>.</w:t>
            </w:r>
          </w:p>
        </w:tc>
      </w:tr>
      <w:tr w:rsidR="00D3778D" w:rsidTr="00D91550">
        <w:trPr>
          <w:trHeight w:val="864"/>
        </w:trPr>
        <w:tc>
          <w:tcPr>
            <w:tcW w:w="2792" w:type="dxa"/>
          </w:tcPr>
          <w:p w:rsidR="00D3778D" w:rsidRDefault="00D04AD5">
            <w:pPr>
              <w:pStyle w:val="TableParagraph"/>
              <w:spacing w:line="240" w:lineRule="auto"/>
              <w:ind w:right="98"/>
              <w:jc w:val="right"/>
              <w:rPr>
                <w:sz w:val="28"/>
              </w:rPr>
            </w:pPr>
            <w:r>
              <w:rPr>
                <w:sz w:val="28"/>
              </w:rPr>
              <w:t>Preconditions:</w:t>
            </w:r>
          </w:p>
        </w:tc>
        <w:tc>
          <w:tcPr>
            <w:tcW w:w="6678" w:type="dxa"/>
          </w:tcPr>
          <w:p w:rsidR="00D3778D" w:rsidRDefault="00D04AD5" w:rsidP="00DA5E24">
            <w:pPr>
              <w:pStyle w:val="TableParagraph"/>
              <w:numPr>
                <w:ilvl w:val="0"/>
                <w:numId w:val="3"/>
              </w:numPr>
              <w:tabs>
                <w:tab w:val="left" w:pos="825"/>
                <w:tab w:val="left" w:pos="826"/>
              </w:tabs>
              <w:spacing w:before="123" w:line="230" w:lineRule="auto"/>
              <w:ind w:right="640"/>
              <w:rPr>
                <w:sz w:val="28"/>
              </w:rPr>
            </w:pPr>
            <w:r>
              <w:rPr>
                <w:sz w:val="28"/>
              </w:rPr>
              <w:t xml:space="preserve">Tác nhân vừa mới lựa chọn chức năng </w:t>
            </w:r>
            <w:r w:rsidR="00A64344">
              <w:rPr>
                <w:sz w:val="28"/>
              </w:rPr>
              <w:t>Xem sản phẩm</w:t>
            </w:r>
          </w:p>
          <w:p w:rsidR="00D3778D" w:rsidRDefault="00D3778D" w:rsidP="00A64344">
            <w:pPr>
              <w:pStyle w:val="TableParagraph"/>
              <w:tabs>
                <w:tab w:val="left" w:pos="825"/>
                <w:tab w:val="left" w:pos="826"/>
              </w:tabs>
              <w:spacing w:before="2" w:line="322" w:lineRule="exact"/>
              <w:ind w:left="465" w:right="287"/>
              <w:rPr>
                <w:sz w:val="28"/>
              </w:rPr>
            </w:pPr>
          </w:p>
        </w:tc>
      </w:tr>
      <w:tr w:rsidR="00D3778D">
        <w:trPr>
          <w:trHeight w:val="762"/>
        </w:trPr>
        <w:tc>
          <w:tcPr>
            <w:tcW w:w="2792" w:type="dxa"/>
          </w:tcPr>
          <w:p w:rsidR="00D3778D" w:rsidRDefault="00D04AD5">
            <w:pPr>
              <w:pStyle w:val="TableParagraph"/>
              <w:spacing w:line="240" w:lineRule="auto"/>
              <w:ind w:right="99"/>
              <w:jc w:val="right"/>
              <w:rPr>
                <w:sz w:val="28"/>
              </w:rPr>
            </w:pPr>
            <w:r>
              <w:rPr>
                <w:sz w:val="28"/>
              </w:rPr>
              <w:t>Postconditions:</w:t>
            </w:r>
          </w:p>
        </w:tc>
        <w:tc>
          <w:tcPr>
            <w:tcW w:w="6678" w:type="dxa"/>
          </w:tcPr>
          <w:p w:rsidR="00D3778D" w:rsidRDefault="00A64344">
            <w:pPr>
              <w:pStyle w:val="TableParagraph"/>
              <w:spacing w:before="116" w:line="322" w:lineRule="exact"/>
              <w:ind w:left="105" w:right="446"/>
              <w:rPr>
                <w:sz w:val="28"/>
              </w:rPr>
            </w:pPr>
            <w:r>
              <w:rPr>
                <w:sz w:val="28"/>
              </w:rPr>
              <w:t>Thông tin sản phẩm được lưu vào trong cơ sở dữ liệu sản phẩm yêu thích của người dùng</w:t>
            </w:r>
          </w:p>
        </w:tc>
      </w:tr>
      <w:tr w:rsidR="00D3778D" w:rsidTr="00D91550">
        <w:trPr>
          <w:trHeight w:val="1982"/>
        </w:trPr>
        <w:tc>
          <w:tcPr>
            <w:tcW w:w="2792" w:type="dxa"/>
          </w:tcPr>
          <w:p w:rsidR="00D3778D" w:rsidRDefault="00D04AD5">
            <w:pPr>
              <w:pStyle w:val="TableParagraph"/>
              <w:spacing w:line="240" w:lineRule="auto"/>
              <w:ind w:right="98"/>
              <w:jc w:val="right"/>
              <w:rPr>
                <w:sz w:val="28"/>
              </w:rPr>
            </w:pPr>
            <w:r>
              <w:rPr>
                <w:sz w:val="28"/>
              </w:rPr>
              <w:t>Normal flow:</w:t>
            </w:r>
          </w:p>
        </w:tc>
        <w:tc>
          <w:tcPr>
            <w:tcW w:w="6678" w:type="dxa"/>
          </w:tcPr>
          <w:p w:rsidR="00D3778D" w:rsidRDefault="00D04AD5" w:rsidP="00DA5E24">
            <w:pPr>
              <w:pStyle w:val="TableParagraph"/>
              <w:numPr>
                <w:ilvl w:val="0"/>
                <w:numId w:val="2"/>
              </w:numPr>
              <w:tabs>
                <w:tab w:val="left" w:pos="826"/>
              </w:tabs>
              <w:spacing w:line="240" w:lineRule="auto"/>
              <w:ind w:right="729"/>
              <w:rPr>
                <w:sz w:val="28"/>
              </w:rPr>
            </w:pPr>
            <w:r>
              <w:rPr>
                <w:sz w:val="28"/>
              </w:rPr>
              <w:t xml:space="preserve">Tác nhân lựa chọn </w:t>
            </w:r>
            <w:r w:rsidR="00586708">
              <w:rPr>
                <w:sz w:val="28"/>
              </w:rPr>
              <w:t>xem sản phẩm</w:t>
            </w:r>
            <w:r>
              <w:rPr>
                <w:sz w:val="28"/>
              </w:rPr>
              <w:t>.</w:t>
            </w:r>
          </w:p>
          <w:p w:rsidR="00D3778D" w:rsidRDefault="00586708" w:rsidP="00DA5E24">
            <w:pPr>
              <w:pStyle w:val="TableParagraph"/>
              <w:numPr>
                <w:ilvl w:val="0"/>
                <w:numId w:val="2"/>
              </w:numPr>
              <w:tabs>
                <w:tab w:val="left" w:pos="826"/>
              </w:tabs>
              <w:spacing w:before="3" w:line="240" w:lineRule="auto"/>
              <w:ind w:right="228"/>
              <w:rPr>
                <w:sz w:val="28"/>
              </w:rPr>
            </w:pPr>
            <w:r>
              <w:rPr>
                <w:sz w:val="28"/>
              </w:rPr>
              <w:t>Hệ thống hiển thị thông tin sản phẩm</w:t>
            </w:r>
            <w:r w:rsidR="00D04AD5">
              <w:rPr>
                <w:sz w:val="28"/>
              </w:rPr>
              <w:t>.</w:t>
            </w:r>
          </w:p>
          <w:p w:rsidR="00D3778D" w:rsidRDefault="00586708" w:rsidP="00DA5E24">
            <w:pPr>
              <w:pStyle w:val="TableParagraph"/>
              <w:numPr>
                <w:ilvl w:val="0"/>
                <w:numId w:val="2"/>
              </w:numPr>
              <w:tabs>
                <w:tab w:val="left" w:pos="826"/>
              </w:tabs>
              <w:spacing w:before="0" w:line="240" w:lineRule="auto"/>
              <w:ind w:right="517"/>
              <w:rPr>
                <w:sz w:val="28"/>
              </w:rPr>
            </w:pPr>
            <w:r>
              <w:rPr>
                <w:sz w:val="28"/>
              </w:rPr>
              <w:t>Tác nhân lựa chọn chức năng thêm vào yêu thích</w:t>
            </w:r>
          </w:p>
          <w:p w:rsidR="00D3778D" w:rsidRDefault="00586708" w:rsidP="00DA5E24">
            <w:pPr>
              <w:pStyle w:val="TableParagraph"/>
              <w:numPr>
                <w:ilvl w:val="0"/>
                <w:numId w:val="2"/>
              </w:numPr>
              <w:tabs>
                <w:tab w:val="left" w:pos="826"/>
              </w:tabs>
              <w:spacing w:before="0" w:line="310" w:lineRule="exact"/>
              <w:rPr>
                <w:sz w:val="28"/>
              </w:rPr>
            </w:pPr>
            <w:r>
              <w:rPr>
                <w:sz w:val="28"/>
              </w:rPr>
              <w:t>Hệ thống thêm sản phẩm vào csdl người dùng</w:t>
            </w:r>
          </w:p>
        </w:tc>
      </w:tr>
    </w:tbl>
    <w:p w:rsidR="00D3778D" w:rsidRDefault="00D3778D">
      <w:pPr>
        <w:spacing w:line="310" w:lineRule="exact"/>
        <w:rPr>
          <w:sz w:val="28"/>
        </w:rPr>
        <w:sectPr w:rsidR="00D3778D">
          <w:pgSz w:w="12240" w:h="15840"/>
          <w:pgMar w:top="1140" w:right="0" w:bottom="1300" w:left="1420" w:header="0" w:footer="1074" w:gutter="0"/>
          <w:cols w:space="720"/>
        </w:sect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3778D">
        <w:trPr>
          <w:trHeight w:val="443"/>
        </w:trPr>
        <w:tc>
          <w:tcPr>
            <w:tcW w:w="2792" w:type="dxa"/>
          </w:tcPr>
          <w:p w:rsidR="00D3778D" w:rsidRDefault="00D04AD5">
            <w:pPr>
              <w:pStyle w:val="TableParagraph"/>
              <w:spacing w:before="105" w:line="318" w:lineRule="exact"/>
              <w:ind w:right="100"/>
              <w:jc w:val="right"/>
              <w:rPr>
                <w:sz w:val="28"/>
              </w:rPr>
            </w:pPr>
            <w:r>
              <w:rPr>
                <w:sz w:val="28"/>
              </w:rPr>
              <w:lastRenderedPageBreak/>
              <w:t>Alternative flow:</w:t>
            </w:r>
          </w:p>
        </w:tc>
        <w:tc>
          <w:tcPr>
            <w:tcW w:w="6678" w:type="dxa"/>
          </w:tcPr>
          <w:p w:rsidR="00D3778D" w:rsidRDefault="00D04AD5">
            <w:pPr>
              <w:pStyle w:val="TableParagraph"/>
              <w:spacing w:before="105" w:line="318" w:lineRule="exact"/>
              <w:ind w:left="105"/>
              <w:rPr>
                <w:sz w:val="28"/>
              </w:rPr>
            </w:pPr>
            <w:r>
              <w:rPr>
                <w:sz w:val="28"/>
              </w:rPr>
              <w:t>Không có</w:t>
            </w:r>
          </w:p>
        </w:tc>
      </w:tr>
      <w:tr w:rsidR="00D3778D" w:rsidTr="005B4955">
        <w:trPr>
          <w:trHeight w:val="811"/>
        </w:trPr>
        <w:tc>
          <w:tcPr>
            <w:tcW w:w="2792" w:type="dxa"/>
          </w:tcPr>
          <w:p w:rsidR="00D3778D" w:rsidRDefault="00D04AD5">
            <w:pPr>
              <w:pStyle w:val="TableParagraph"/>
              <w:spacing w:before="105" w:line="240" w:lineRule="auto"/>
              <w:ind w:right="98"/>
              <w:jc w:val="right"/>
              <w:rPr>
                <w:sz w:val="28"/>
              </w:rPr>
            </w:pPr>
            <w:r>
              <w:rPr>
                <w:sz w:val="28"/>
              </w:rPr>
              <w:t>Exceptions:</w:t>
            </w:r>
          </w:p>
        </w:tc>
        <w:tc>
          <w:tcPr>
            <w:tcW w:w="6678" w:type="dxa"/>
          </w:tcPr>
          <w:p w:rsidR="00D3778D" w:rsidRPr="005B4955" w:rsidRDefault="005B4955" w:rsidP="00586708">
            <w:pPr>
              <w:pStyle w:val="TableParagraph"/>
              <w:spacing w:before="206" w:line="322" w:lineRule="exact"/>
              <w:ind w:right="142"/>
              <w:rPr>
                <w:sz w:val="28"/>
                <w:lang w:val="vi-VN"/>
              </w:rPr>
            </w:pPr>
            <w:r>
              <w:rPr>
                <w:sz w:val="28"/>
                <w:lang w:val="vi-VN"/>
              </w:rPr>
              <w:t>Không có</w:t>
            </w:r>
          </w:p>
        </w:tc>
      </w:tr>
      <w:tr w:rsidR="00D3778D">
        <w:trPr>
          <w:trHeight w:val="443"/>
        </w:trPr>
        <w:tc>
          <w:tcPr>
            <w:tcW w:w="2792" w:type="dxa"/>
          </w:tcPr>
          <w:p w:rsidR="00D3778D" w:rsidRDefault="00D04AD5">
            <w:pPr>
              <w:pStyle w:val="TableParagraph"/>
              <w:spacing w:before="105" w:line="318" w:lineRule="exact"/>
              <w:ind w:right="99"/>
              <w:jc w:val="right"/>
              <w:rPr>
                <w:sz w:val="28"/>
              </w:rPr>
            </w:pPr>
            <w:r>
              <w:rPr>
                <w:sz w:val="28"/>
              </w:rPr>
              <w:t>Includes:</w:t>
            </w:r>
          </w:p>
        </w:tc>
        <w:tc>
          <w:tcPr>
            <w:tcW w:w="6678" w:type="dxa"/>
          </w:tcPr>
          <w:p w:rsidR="00D3778D" w:rsidRDefault="00D04AD5">
            <w:pPr>
              <w:pStyle w:val="TableParagraph"/>
              <w:spacing w:before="105" w:line="318" w:lineRule="exact"/>
              <w:ind w:left="105"/>
              <w:rPr>
                <w:sz w:val="28"/>
              </w:rPr>
            </w:pPr>
            <w:r>
              <w:rPr>
                <w:sz w:val="28"/>
              </w:rPr>
              <w:t>Không có</w:t>
            </w:r>
          </w:p>
        </w:tc>
      </w:tr>
      <w:tr w:rsidR="00D3778D">
        <w:trPr>
          <w:trHeight w:val="441"/>
        </w:trPr>
        <w:tc>
          <w:tcPr>
            <w:tcW w:w="2792" w:type="dxa"/>
          </w:tcPr>
          <w:p w:rsidR="00D3778D" w:rsidRDefault="00D04AD5">
            <w:pPr>
              <w:pStyle w:val="TableParagraph"/>
              <w:spacing w:before="106" w:line="316" w:lineRule="exact"/>
              <w:ind w:right="101"/>
              <w:jc w:val="right"/>
              <w:rPr>
                <w:sz w:val="28"/>
              </w:rPr>
            </w:pPr>
            <w:r>
              <w:rPr>
                <w:sz w:val="28"/>
              </w:rPr>
              <w:t>Priority:</w:t>
            </w:r>
          </w:p>
        </w:tc>
        <w:tc>
          <w:tcPr>
            <w:tcW w:w="6678" w:type="dxa"/>
          </w:tcPr>
          <w:p w:rsidR="00D3778D" w:rsidRDefault="00D04AD5">
            <w:pPr>
              <w:pStyle w:val="TableParagraph"/>
              <w:spacing w:before="106" w:line="316" w:lineRule="exact"/>
              <w:ind w:left="105"/>
              <w:rPr>
                <w:sz w:val="28"/>
              </w:rPr>
            </w:pPr>
            <w:r>
              <w:rPr>
                <w:sz w:val="28"/>
              </w:rPr>
              <w:t>3</w:t>
            </w:r>
          </w:p>
        </w:tc>
      </w:tr>
      <w:tr w:rsidR="00D3778D">
        <w:trPr>
          <w:trHeight w:val="441"/>
        </w:trPr>
        <w:tc>
          <w:tcPr>
            <w:tcW w:w="2792" w:type="dxa"/>
          </w:tcPr>
          <w:p w:rsidR="00D3778D" w:rsidRDefault="00D04AD5">
            <w:pPr>
              <w:pStyle w:val="TableParagraph"/>
              <w:spacing w:before="105" w:line="316" w:lineRule="exact"/>
              <w:ind w:right="98"/>
              <w:jc w:val="right"/>
              <w:rPr>
                <w:sz w:val="28"/>
              </w:rPr>
            </w:pPr>
            <w:r>
              <w:rPr>
                <w:sz w:val="28"/>
              </w:rPr>
              <w:t>Frequency of use</w:t>
            </w:r>
          </w:p>
        </w:tc>
        <w:tc>
          <w:tcPr>
            <w:tcW w:w="6678" w:type="dxa"/>
          </w:tcPr>
          <w:p w:rsidR="00D3778D" w:rsidRDefault="00D04AD5">
            <w:pPr>
              <w:pStyle w:val="TableParagraph"/>
              <w:spacing w:before="105" w:line="316" w:lineRule="exact"/>
              <w:ind w:left="105"/>
              <w:rPr>
                <w:sz w:val="28"/>
              </w:rPr>
            </w:pPr>
            <w:r>
              <w:rPr>
                <w:sz w:val="28"/>
              </w:rPr>
              <w:t>Không thường xuyên</w:t>
            </w:r>
          </w:p>
        </w:tc>
      </w:tr>
      <w:tr w:rsidR="00D3778D">
        <w:trPr>
          <w:trHeight w:val="770"/>
        </w:trPr>
        <w:tc>
          <w:tcPr>
            <w:tcW w:w="2792" w:type="dxa"/>
          </w:tcPr>
          <w:p w:rsidR="00D3778D" w:rsidRDefault="00D04AD5">
            <w:pPr>
              <w:pStyle w:val="TableParagraph"/>
              <w:spacing w:before="105" w:line="240" w:lineRule="auto"/>
              <w:ind w:right="99"/>
              <w:jc w:val="right"/>
              <w:rPr>
                <w:sz w:val="28"/>
              </w:rPr>
            </w:pPr>
            <w:r>
              <w:rPr>
                <w:sz w:val="28"/>
              </w:rPr>
              <w:t>Business Rules:</w:t>
            </w:r>
          </w:p>
        </w:tc>
        <w:tc>
          <w:tcPr>
            <w:tcW w:w="6678" w:type="dxa"/>
          </w:tcPr>
          <w:p w:rsidR="00D3778D" w:rsidRDefault="00144656">
            <w:pPr>
              <w:pStyle w:val="TableParagraph"/>
              <w:tabs>
                <w:tab w:val="left" w:pos="825"/>
              </w:tabs>
              <w:spacing w:line="324" w:lineRule="exact"/>
              <w:ind w:left="825" w:right="195" w:hanging="360"/>
              <w:rPr>
                <w:sz w:val="28"/>
              </w:rPr>
            </w:pPr>
            <w:r>
              <w:rPr>
                <w:sz w:val="28"/>
              </w:rPr>
              <w:t>Không có</w:t>
            </w:r>
          </w:p>
        </w:tc>
      </w:tr>
      <w:tr w:rsidR="00D3778D">
        <w:trPr>
          <w:trHeight w:val="441"/>
        </w:trPr>
        <w:tc>
          <w:tcPr>
            <w:tcW w:w="2792" w:type="dxa"/>
          </w:tcPr>
          <w:p w:rsidR="00D3778D" w:rsidRDefault="00D04AD5">
            <w:pPr>
              <w:pStyle w:val="TableParagraph"/>
              <w:spacing w:before="105" w:line="316" w:lineRule="exact"/>
              <w:ind w:right="100"/>
              <w:jc w:val="right"/>
              <w:rPr>
                <w:sz w:val="28"/>
              </w:rPr>
            </w:pPr>
            <w:r>
              <w:rPr>
                <w:sz w:val="28"/>
              </w:rPr>
              <w:t>Special Requirements:</w:t>
            </w:r>
          </w:p>
        </w:tc>
        <w:tc>
          <w:tcPr>
            <w:tcW w:w="6678" w:type="dxa"/>
          </w:tcPr>
          <w:p w:rsidR="00D3778D" w:rsidRDefault="00D04AD5">
            <w:pPr>
              <w:pStyle w:val="TableParagraph"/>
              <w:spacing w:before="105" w:line="316" w:lineRule="exact"/>
              <w:ind w:left="105"/>
              <w:rPr>
                <w:sz w:val="28"/>
              </w:rPr>
            </w:pPr>
            <w:r>
              <w:rPr>
                <w:sz w:val="28"/>
              </w:rPr>
              <w:t>Không có</w:t>
            </w:r>
          </w:p>
        </w:tc>
      </w:tr>
      <w:tr w:rsidR="00D3778D">
        <w:trPr>
          <w:trHeight w:val="441"/>
        </w:trPr>
        <w:tc>
          <w:tcPr>
            <w:tcW w:w="2792" w:type="dxa"/>
          </w:tcPr>
          <w:p w:rsidR="00D3778D" w:rsidRDefault="00D04AD5">
            <w:pPr>
              <w:pStyle w:val="TableParagraph"/>
              <w:spacing w:before="105" w:line="316" w:lineRule="exact"/>
              <w:ind w:right="99"/>
              <w:jc w:val="right"/>
              <w:rPr>
                <w:sz w:val="28"/>
              </w:rPr>
            </w:pPr>
            <w:r>
              <w:rPr>
                <w:sz w:val="28"/>
              </w:rPr>
              <w:t>Assumptions:</w:t>
            </w:r>
          </w:p>
        </w:tc>
        <w:tc>
          <w:tcPr>
            <w:tcW w:w="6678" w:type="dxa"/>
          </w:tcPr>
          <w:p w:rsidR="00D3778D" w:rsidRDefault="00D04AD5">
            <w:pPr>
              <w:pStyle w:val="TableParagraph"/>
              <w:spacing w:before="105" w:line="316" w:lineRule="exact"/>
              <w:ind w:left="105"/>
              <w:rPr>
                <w:sz w:val="28"/>
              </w:rPr>
            </w:pPr>
            <w:r>
              <w:rPr>
                <w:sz w:val="28"/>
              </w:rPr>
              <w:t>Không có</w:t>
            </w:r>
          </w:p>
        </w:tc>
      </w:tr>
      <w:tr w:rsidR="00D3778D">
        <w:trPr>
          <w:trHeight w:val="443"/>
        </w:trPr>
        <w:tc>
          <w:tcPr>
            <w:tcW w:w="2792" w:type="dxa"/>
          </w:tcPr>
          <w:p w:rsidR="00D3778D" w:rsidRDefault="00D04AD5">
            <w:pPr>
              <w:pStyle w:val="TableParagraph"/>
              <w:spacing w:before="108" w:line="316" w:lineRule="exact"/>
              <w:ind w:right="100"/>
              <w:jc w:val="right"/>
              <w:rPr>
                <w:sz w:val="28"/>
              </w:rPr>
            </w:pPr>
            <w:r>
              <w:rPr>
                <w:sz w:val="28"/>
              </w:rPr>
              <w:t>Notes and Issues:</w:t>
            </w:r>
          </w:p>
        </w:tc>
        <w:tc>
          <w:tcPr>
            <w:tcW w:w="6678" w:type="dxa"/>
          </w:tcPr>
          <w:p w:rsidR="00D3778D" w:rsidRDefault="00D04AD5">
            <w:pPr>
              <w:pStyle w:val="TableParagraph"/>
              <w:spacing w:before="108" w:line="316" w:lineRule="exact"/>
              <w:ind w:left="105"/>
              <w:rPr>
                <w:sz w:val="28"/>
              </w:rPr>
            </w:pPr>
            <w:r>
              <w:rPr>
                <w:sz w:val="28"/>
              </w:rPr>
              <w:t>Không có</w:t>
            </w:r>
          </w:p>
        </w:tc>
      </w:tr>
    </w:tbl>
    <w:p w:rsidR="005F4F65" w:rsidRDefault="005F4F65" w:rsidP="005F4F65">
      <w:pPr>
        <w:pStyle w:val="Heading3"/>
        <w:spacing w:before="246"/>
        <w:ind w:firstLine="360"/>
      </w:pPr>
      <w:bookmarkStart w:id="177" w:name="OLE_LINK1"/>
      <w:bookmarkStart w:id="178" w:name="OLE_LINK2"/>
      <w:r>
        <w:t>Use case phân rã mức hai chức năng quản lí giỏ hàng</w:t>
      </w:r>
    </w:p>
    <w:bookmarkEnd w:id="177"/>
    <w:bookmarkEnd w:id="178"/>
    <w:p w:rsidR="005F4F65" w:rsidRPr="005F4F65" w:rsidRDefault="00552F88" w:rsidP="005F4F65">
      <w:pPr>
        <w:tabs>
          <w:tab w:val="left" w:pos="1002"/>
        </w:tabs>
        <w:spacing w:before="105"/>
        <w:rPr>
          <w:sz w:val="28"/>
        </w:rPr>
      </w:pPr>
      <w:r>
        <w:rPr>
          <w:noProof/>
          <w:sz w:val="28"/>
          <w:lang w:val="en-US" w:eastAsia="en-US" w:bidi="ar-SA"/>
        </w:rPr>
        <w:drawing>
          <wp:inline distT="0" distB="0" distL="0" distR="0">
            <wp:extent cx="5800000" cy="35523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an_ra_quan_ly_gio_hang.png"/>
                    <pic:cNvPicPr/>
                  </pic:nvPicPr>
                  <pic:blipFill>
                    <a:blip r:embed="rId15">
                      <a:extLst>
                        <a:ext uri="{28A0092B-C50C-407E-A947-70E740481C1C}">
                          <a14:useLocalDpi xmlns:a14="http://schemas.microsoft.com/office/drawing/2010/main" val="0"/>
                        </a:ext>
                      </a:extLst>
                    </a:blip>
                    <a:stretch>
                      <a:fillRect/>
                    </a:stretch>
                  </pic:blipFill>
                  <pic:spPr>
                    <a:xfrm>
                      <a:off x="0" y="0"/>
                      <a:ext cx="5800000" cy="3552381"/>
                    </a:xfrm>
                    <a:prstGeom prst="rect">
                      <a:avLst/>
                    </a:prstGeom>
                  </pic:spPr>
                </pic:pic>
              </a:graphicData>
            </a:graphic>
          </wp:inline>
        </w:drawing>
      </w:r>
    </w:p>
    <w:p w:rsidR="00331928" w:rsidRPr="00331928" w:rsidRDefault="00331928" w:rsidP="00331928">
      <w:pPr>
        <w:spacing w:before="163"/>
        <w:ind w:left="2850"/>
        <w:rPr>
          <w:sz w:val="24"/>
          <w:lang w:val="vi-VN"/>
        </w:rPr>
      </w:pPr>
      <w:r>
        <w:rPr>
          <w:b/>
          <w:sz w:val="24"/>
        </w:rPr>
        <w:t>Hình 2.</w:t>
      </w:r>
      <w:r>
        <w:rPr>
          <w:b/>
          <w:sz w:val="24"/>
          <w:lang w:val="vi-VN"/>
        </w:rPr>
        <w:t>3</w:t>
      </w:r>
      <w:r>
        <w:rPr>
          <w:b/>
          <w:sz w:val="24"/>
        </w:rPr>
        <w:t xml:space="preserve"> </w:t>
      </w:r>
      <w:r>
        <w:rPr>
          <w:sz w:val="24"/>
        </w:rPr>
        <w:t xml:space="preserve">Sơ đồ use case </w:t>
      </w:r>
      <w:r>
        <w:rPr>
          <w:sz w:val="24"/>
          <w:lang w:val="vi-VN"/>
        </w:rPr>
        <w:t>quản lý giỏ hàng</w:t>
      </w:r>
    </w:p>
    <w:p w:rsidR="00E76753" w:rsidRDefault="0055570B" w:rsidP="00E76753">
      <w:pPr>
        <w:pStyle w:val="ListParagraph"/>
        <w:tabs>
          <w:tab w:val="left" w:pos="1002"/>
        </w:tabs>
        <w:spacing w:before="105"/>
        <w:ind w:firstLine="0"/>
        <w:rPr>
          <w:ins w:id="179" w:author="Quang Nhat Nguyen" w:date="2017-10-05T09:19:00Z"/>
          <w:sz w:val="28"/>
        </w:rPr>
      </w:pPr>
      <w:proofErr w:type="gramStart"/>
      <w:ins w:id="180" w:author="Quang Nhat Nguyen" w:date="2017-10-05T09:19:00Z">
        <w:r>
          <w:rPr>
            <w:sz w:val="28"/>
          </w:rPr>
          <w:t>Sơ</w:t>
        </w:r>
        <w:proofErr w:type="gramEnd"/>
        <w:r>
          <w:rPr>
            <w:sz w:val="28"/>
          </w:rPr>
          <w:t xml:space="preserve"> đồ uc phân rã ở trên thiếu chức năng liên quan: Xem giỏ hàng</w:t>
        </w:r>
      </w:ins>
      <w:ins w:id="181" w:author="Quang Nhat Nguyen" w:date="2017-10-05T09:20:00Z">
        <w:r>
          <w:rPr>
            <w:sz w:val="28"/>
          </w:rPr>
          <w:t xml:space="preserve">. </w:t>
        </w:r>
        <w:proofErr w:type="gramStart"/>
        <w:r>
          <w:rPr>
            <w:sz w:val="28"/>
          </w:rPr>
          <w:t>Đổi tên uc “Thay đổi sản phẩm” thành “Thay đổi số lượng sản phẩm”.</w:t>
        </w:r>
      </w:ins>
      <w:proofErr w:type="gramEnd"/>
    </w:p>
    <w:p w:rsidR="0055570B" w:rsidRDefault="0055570B" w:rsidP="00E76753">
      <w:pPr>
        <w:pStyle w:val="ListParagraph"/>
        <w:tabs>
          <w:tab w:val="left" w:pos="1002"/>
        </w:tabs>
        <w:spacing w:before="105"/>
        <w:ind w:firstLine="0"/>
        <w:rPr>
          <w:ins w:id="182" w:author="Quang Nhat Nguyen" w:date="2017-10-05T09:19:00Z"/>
          <w:sz w:val="28"/>
        </w:rPr>
      </w:pPr>
    </w:p>
    <w:p w:rsidR="0055570B" w:rsidRDefault="0055570B" w:rsidP="00E76753">
      <w:pPr>
        <w:pStyle w:val="ListParagraph"/>
        <w:tabs>
          <w:tab w:val="left" w:pos="1002"/>
        </w:tabs>
        <w:spacing w:before="105"/>
        <w:ind w:firstLine="0"/>
        <w:rPr>
          <w:sz w:val="28"/>
        </w:rPr>
      </w:pPr>
    </w:p>
    <w:p w:rsidR="00D3778D" w:rsidRDefault="00D04AD5" w:rsidP="00DA5E24">
      <w:pPr>
        <w:pStyle w:val="ListParagraph"/>
        <w:numPr>
          <w:ilvl w:val="1"/>
          <w:numId w:val="14"/>
        </w:numPr>
        <w:tabs>
          <w:tab w:val="left" w:pos="1002"/>
        </w:tabs>
        <w:spacing w:before="105"/>
        <w:rPr>
          <w:sz w:val="28"/>
        </w:rPr>
      </w:pPr>
      <w:r>
        <w:rPr>
          <w:sz w:val="28"/>
        </w:rPr>
        <w:lastRenderedPageBreak/>
        <w:t xml:space="preserve">Đặc tả use case </w:t>
      </w:r>
      <w:r w:rsidR="00E76753">
        <w:rPr>
          <w:sz w:val="28"/>
          <w:lang w:val="vi-VN"/>
        </w:rPr>
        <w:t>quản lý giỏ hàng</w:t>
      </w:r>
    </w:p>
    <w:p w:rsidR="00D3778D" w:rsidRDefault="002D5440">
      <w:pPr>
        <w:spacing w:before="119"/>
        <w:ind w:left="282"/>
        <w:rPr>
          <w:sz w:val="24"/>
        </w:rPr>
      </w:pPr>
      <w:bookmarkStart w:id="183" w:name="_bookmark22"/>
      <w:bookmarkEnd w:id="183"/>
      <w:r>
        <w:rPr>
          <w:b/>
          <w:sz w:val="24"/>
        </w:rPr>
        <w:t>Bảng 2.</w:t>
      </w:r>
      <w:r>
        <w:rPr>
          <w:b/>
          <w:sz w:val="24"/>
          <w:lang w:val="vi-VN"/>
        </w:rPr>
        <w:t>10</w:t>
      </w:r>
      <w:r w:rsidR="00D04AD5">
        <w:rPr>
          <w:b/>
          <w:sz w:val="24"/>
        </w:rPr>
        <w:t xml:space="preserve"> </w:t>
      </w:r>
      <w:r w:rsidR="000E17BF">
        <w:rPr>
          <w:sz w:val="24"/>
        </w:rPr>
        <w:t>Đặc tả use case xóa quản lý giỏ hàng</w:t>
      </w:r>
    </w:p>
    <w:p w:rsidR="00D3778D" w:rsidRDefault="00D3778D">
      <w:pPr>
        <w:pStyle w:val="BodyText"/>
        <w:spacing w:before="2"/>
        <w:rPr>
          <w:sz w:val="11"/>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3778D">
        <w:trPr>
          <w:trHeight w:val="441"/>
        </w:trPr>
        <w:tc>
          <w:tcPr>
            <w:tcW w:w="2792" w:type="dxa"/>
          </w:tcPr>
          <w:p w:rsidR="00D3778D" w:rsidRDefault="00D04AD5">
            <w:pPr>
              <w:pStyle w:val="TableParagraph"/>
              <w:ind w:right="98"/>
              <w:jc w:val="right"/>
              <w:rPr>
                <w:sz w:val="28"/>
              </w:rPr>
            </w:pPr>
            <w:r>
              <w:rPr>
                <w:sz w:val="28"/>
              </w:rPr>
              <w:t>Use case ID:</w:t>
            </w:r>
          </w:p>
        </w:tc>
        <w:tc>
          <w:tcPr>
            <w:tcW w:w="6678" w:type="dxa"/>
          </w:tcPr>
          <w:p w:rsidR="00D3778D" w:rsidRDefault="002D5440">
            <w:pPr>
              <w:pStyle w:val="TableParagraph"/>
              <w:ind w:left="105"/>
              <w:rPr>
                <w:sz w:val="28"/>
              </w:rPr>
            </w:pPr>
            <w:r>
              <w:rPr>
                <w:sz w:val="28"/>
              </w:rPr>
              <w:t>UC10</w:t>
            </w:r>
          </w:p>
        </w:tc>
      </w:tr>
      <w:tr w:rsidR="00D3778D">
        <w:trPr>
          <w:trHeight w:val="443"/>
        </w:trPr>
        <w:tc>
          <w:tcPr>
            <w:tcW w:w="2792" w:type="dxa"/>
          </w:tcPr>
          <w:p w:rsidR="00D3778D" w:rsidRDefault="00D04AD5">
            <w:pPr>
              <w:pStyle w:val="TableParagraph"/>
              <w:spacing w:before="115"/>
              <w:ind w:right="103"/>
              <w:jc w:val="right"/>
              <w:rPr>
                <w:sz w:val="28"/>
              </w:rPr>
            </w:pPr>
            <w:r>
              <w:rPr>
                <w:sz w:val="28"/>
              </w:rPr>
              <w:t>Use case Name:</w:t>
            </w:r>
          </w:p>
        </w:tc>
        <w:tc>
          <w:tcPr>
            <w:tcW w:w="6678" w:type="dxa"/>
          </w:tcPr>
          <w:p w:rsidR="00D3778D" w:rsidRPr="00E76753" w:rsidRDefault="00E76753">
            <w:pPr>
              <w:pStyle w:val="TableParagraph"/>
              <w:spacing w:before="115"/>
              <w:ind w:left="105"/>
              <w:rPr>
                <w:sz w:val="28"/>
                <w:lang w:val="vi-VN"/>
              </w:rPr>
            </w:pPr>
            <w:r>
              <w:rPr>
                <w:sz w:val="28"/>
                <w:lang w:val="vi-VN"/>
              </w:rPr>
              <w:t>Quản lý giỏ hàng</w:t>
            </w:r>
          </w:p>
        </w:tc>
      </w:tr>
      <w:tr w:rsidR="00D3778D">
        <w:trPr>
          <w:trHeight w:val="441"/>
        </w:trPr>
        <w:tc>
          <w:tcPr>
            <w:tcW w:w="2792" w:type="dxa"/>
          </w:tcPr>
          <w:p w:rsidR="00D3778D" w:rsidRDefault="00D04AD5">
            <w:pPr>
              <w:pStyle w:val="TableParagraph"/>
              <w:ind w:right="98"/>
              <w:jc w:val="right"/>
              <w:rPr>
                <w:sz w:val="28"/>
              </w:rPr>
            </w:pPr>
            <w:r>
              <w:rPr>
                <w:sz w:val="28"/>
              </w:rPr>
              <w:t>Actors:</w:t>
            </w:r>
          </w:p>
        </w:tc>
        <w:tc>
          <w:tcPr>
            <w:tcW w:w="6678" w:type="dxa"/>
          </w:tcPr>
          <w:p w:rsidR="00D3778D" w:rsidRPr="00E76753" w:rsidRDefault="00E76753">
            <w:pPr>
              <w:pStyle w:val="TableParagraph"/>
              <w:ind w:left="105"/>
              <w:rPr>
                <w:sz w:val="28"/>
                <w:lang w:val="vi-VN"/>
              </w:rPr>
            </w:pPr>
            <w:r>
              <w:rPr>
                <w:sz w:val="28"/>
                <w:lang w:val="vi-VN"/>
              </w:rPr>
              <w:t>Khách hàng</w:t>
            </w:r>
          </w:p>
        </w:tc>
      </w:tr>
      <w:tr w:rsidR="00D3778D">
        <w:trPr>
          <w:trHeight w:val="765"/>
        </w:trPr>
        <w:tc>
          <w:tcPr>
            <w:tcW w:w="2792" w:type="dxa"/>
          </w:tcPr>
          <w:p w:rsidR="00D3778D" w:rsidRDefault="00D04AD5">
            <w:pPr>
              <w:pStyle w:val="TableParagraph"/>
              <w:spacing w:line="240" w:lineRule="auto"/>
              <w:ind w:right="98"/>
              <w:jc w:val="right"/>
              <w:rPr>
                <w:sz w:val="28"/>
              </w:rPr>
            </w:pPr>
            <w:r>
              <w:rPr>
                <w:sz w:val="28"/>
              </w:rPr>
              <w:t>Desctiption:</w:t>
            </w:r>
          </w:p>
        </w:tc>
        <w:tc>
          <w:tcPr>
            <w:tcW w:w="6678" w:type="dxa"/>
          </w:tcPr>
          <w:p w:rsidR="00D3778D" w:rsidRPr="00E76753" w:rsidRDefault="00D04AD5" w:rsidP="00EA43FB">
            <w:pPr>
              <w:pStyle w:val="TableParagraph"/>
              <w:spacing w:before="116" w:line="322" w:lineRule="exact"/>
              <w:ind w:left="105"/>
              <w:rPr>
                <w:sz w:val="28"/>
                <w:lang w:val="vi-VN"/>
              </w:rPr>
            </w:pPr>
            <w:r>
              <w:rPr>
                <w:sz w:val="28"/>
              </w:rPr>
              <w:t xml:space="preserve">Use case này cho phép tác nhân </w:t>
            </w:r>
            <w:r w:rsidR="00E76753">
              <w:rPr>
                <w:sz w:val="28"/>
                <w:lang w:val="vi-VN"/>
              </w:rPr>
              <w:t>quản lý giỏ hàng của mình(Thay đổi sản phẩm, xóa sản phẩm)</w:t>
            </w:r>
          </w:p>
        </w:tc>
      </w:tr>
      <w:tr w:rsidR="00D3778D">
        <w:trPr>
          <w:trHeight w:val="441"/>
        </w:trPr>
        <w:tc>
          <w:tcPr>
            <w:tcW w:w="2792" w:type="dxa"/>
          </w:tcPr>
          <w:p w:rsidR="00D3778D" w:rsidRDefault="00D04AD5">
            <w:pPr>
              <w:pStyle w:val="TableParagraph"/>
              <w:ind w:right="99"/>
              <w:jc w:val="right"/>
              <w:rPr>
                <w:sz w:val="28"/>
              </w:rPr>
            </w:pPr>
            <w:r>
              <w:rPr>
                <w:sz w:val="28"/>
              </w:rPr>
              <w:t>Trigger:</w:t>
            </w:r>
          </w:p>
        </w:tc>
        <w:tc>
          <w:tcPr>
            <w:tcW w:w="6678" w:type="dxa"/>
          </w:tcPr>
          <w:p w:rsidR="00D3778D" w:rsidRPr="00E76753" w:rsidRDefault="00D04AD5" w:rsidP="00E76753">
            <w:pPr>
              <w:pStyle w:val="TableParagraph"/>
              <w:ind w:left="105"/>
              <w:rPr>
                <w:sz w:val="28"/>
                <w:lang w:val="vi-VN"/>
              </w:rPr>
            </w:pPr>
            <w:r>
              <w:rPr>
                <w:sz w:val="28"/>
              </w:rPr>
              <w:t xml:space="preserve">Tác nhân lựa chọn chức năng </w:t>
            </w:r>
            <w:r w:rsidR="00E76753">
              <w:rPr>
                <w:sz w:val="28"/>
                <w:lang w:val="vi-VN"/>
              </w:rPr>
              <w:t>Quản lý giỏ hàng</w:t>
            </w:r>
          </w:p>
        </w:tc>
      </w:tr>
      <w:tr w:rsidR="00D3778D" w:rsidTr="00BF4362">
        <w:trPr>
          <w:trHeight w:val="541"/>
        </w:trPr>
        <w:tc>
          <w:tcPr>
            <w:tcW w:w="2792" w:type="dxa"/>
          </w:tcPr>
          <w:p w:rsidR="00D3778D" w:rsidRDefault="00D04AD5">
            <w:pPr>
              <w:pStyle w:val="TableParagraph"/>
              <w:spacing w:line="240" w:lineRule="auto"/>
              <w:ind w:right="98"/>
              <w:jc w:val="right"/>
              <w:rPr>
                <w:sz w:val="28"/>
              </w:rPr>
            </w:pPr>
            <w:r>
              <w:rPr>
                <w:sz w:val="28"/>
              </w:rPr>
              <w:t>Preconditions:</w:t>
            </w:r>
          </w:p>
        </w:tc>
        <w:tc>
          <w:tcPr>
            <w:tcW w:w="6678" w:type="dxa"/>
          </w:tcPr>
          <w:p w:rsidR="00D3778D" w:rsidRPr="00BF4362" w:rsidRDefault="00BF4362" w:rsidP="00BF4362">
            <w:pPr>
              <w:pStyle w:val="TableParagraph"/>
              <w:tabs>
                <w:tab w:val="left" w:pos="825"/>
                <w:tab w:val="left" w:pos="826"/>
              </w:tabs>
              <w:spacing w:before="1" w:line="322" w:lineRule="exact"/>
              <w:ind w:right="269"/>
              <w:rPr>
                <w:sz w:val="28"/>
                <w:lang w:val="vi-VN"/>
              </w:rPr>
            </w:pPr>
            <w:r>
              <w:rPr>
                <w:sz w:val="28"/>
                <w:lang w:val="vi-VN"/>
              </w:rPr>
              <w:t xml:space="preserve">  Không có</w:t>
            </w:r>
          </w:p>
        </w:tc>
      </w:tr>
      <w:tr w:rsidR="00D3778D">
        <w:trPr>
          <w:trHeight w:val="765"/>
        </w:trPr>
        <w:tc>
          <w:tcPr>
            <w:tcW w:w="2792" w:type="dxa"/>
          </w:tcPr>
          <w:p w:rsidR="00D3778D" w:rsidRDefault="00D04AD5">
            <w:pPr>
              <w:pStyle w:val="TableParagraph"/>
              <w:spacing w:before="115" w:line="240" w:lineRule="auto"/>
              <w:ind w:right="99"/>
              <w:jc w:val="right"/>
              <w:rPr>
                <w:sz w:val="28"/>
              </w:rPr>
            </w:pPr>
            <w:r>
              <w:rPr>
                <w:sz w:val="28"/>
              </w:rPr>
              <w:t>Postconditions:</w:t>
            </w:r>
          </w:p>
        </w:tc>
        <w:tc>
          <w:tcPr>
            <w:tcW w:w="6678" w:type="dxa"/>
          </w:tcPr>
          <w:p w:rsidR="00D3778D" w:rsidRDefault="00D04AD5" w:rsidP="00BF4362">
            <w:pPr>
              <w:pStyle w:val="TableParagraph"/>
              <w:spacing w:before="119" w:line="322" w:lineRule="exact"/>
              <w:ind w:left="105" w:right="698"/>
              <w:rPr>
                <w:sz w:val="28"/>
              </w:rPr>
            </w:pPr>
            <w:r>
              <w:rPr>
                <w:sz w:val="28"/>
              </w:rPr>
              <w:t xml:space="preserve">Thông tin </w:t>
            </w:r>
            <w:r w:rsidR="00BF4362">
              <w:rPr>
                <w:sz w:val="28"/>
                <w:lang w:val="vi-VN"/>
              </w:rPr>
              <w:t>sản phẩm trong giỏ hàng</w:t>
            </w:r>
            <w:r w:rsidR="00BF4362">
              <w:rPr>
                <w:sz w:val="28"/>
              </w:rPr>
              <w:t xml:space="preserve"> cần thay đổi được thay đổi trong</w:t>
            </w:r>
            <w:r>
              <w:rPr>
                <w:sz w:val="28"/>
              </w:rPr>
              <w:t xml:space="preserve"> CSDL Khách hàng</w:t>
            </w:r>
          </w:p>
        </w:tc>
      </w:tr>
    </w:tbl>
    <w:p w:rsidR="00D3778D" w:rsidRDefault="00D3778D">
      <w:pPr>
        <w:spacing w:line="322" w:lineRule="exact"/>
        <w:rPr>
          <w:sz w:val="28"/>
        </w:rPr>
        <w:sectPr w:rsidR="00D3778D">
          <w:pgSz w:w="12240" w:h="15840"/>
          <w:pgMar w:top="1140" w:right="0" w:bottom="1300" w:left="1420" w:header="0" w:footer="1074" w:gutter="0"/>
          <w:cols w:space="720"/>
        </w:sect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3778D" w:rsidRPr="00643E3D">
        <w:trPr>
          <w:trHeight w:val="2375"/>
        </w:trPr>
        <w:tc>
          <w:tcPr>
            <w:tcW w:w="2792" w:type="dxa"/>
          </w:tcPr>
          <w:p w:rsidR="00D3778D" w:rsidRDefault="00D04AD5">
            <w:pPr>
              <w:pStyle w:val="TableParagraph"/>
              <w:spacing w:before="108" w:line="240" w:lineRule="auto"/>
              <w:ind w:right="99"/>
              <w:jc w:val="right"/>
              <w:rPr>
                <w:sz w:val="28"/>
              </w:rPr>
            </w:pPr>
            <w:r>
              <w:rPr>
                <w:sz w:val="28"/>
              </w:rPr>
              <w:lastRenderedPageBreak/>
              <w:t>Normal flow:</w:t>
            </w:r>
          </w:p>
        </w:tc>
        <w:tc>
          <w:tcPr>
            <w:tcW w:w="6678" w:type="dxa"/>
          </w:tcPr>
          <w:p w:rsidR="00D3778D" w:rsidRDefault="00606343" w:rsidP="00DA5E24">
            <w:pPr>
              <w:pStyle w:val="TableParagraph"/>
              <w:numPr>
                <w:ilvl w:val="0"/>
                <w:numId w:val="1"/>
              </w:numPr>
              <w:tabs>
                <w:tab w:val="left" w:pos="826"/>
              </w:tabs>
              <w:spacing w:before="108" w:line="240" w:lineRule="auto"/>
              <w:ind w:right="729"/>
              <w:rPr>
                <w:sz w:val="28"/>
              </w:rPr>
            </w:pPr>
            <w:r>
              <w:rPr>
                <w:sz w:val="28"/>
                <w:lang w:val="vi-VN"/>
              </w:rPr>
              <w:t>Tác nhân lựa chọn chức năng quản lí giỏ hàng</w:t>
            </w:r>
          </w:p>
          <w:p w:rsidR="00D3778D" w:rsidRDefault="00606343" w:rsidP="00DA5E24">
            <w:pPr>
              <w:pStyle w:val="TableParagraph"/>
              <w:numPr>
                <w:ilvl w:val="0"/>
                <w:numId w:val="1"/>
              </w:numPr>
              <w:tabs>
                <w:tab w:val="left" w:pos="826"/>
              </w:tabs>
              <w:spacing w:before="0" w:line="321" w:lineRule="exact"/>
              <w:rPr>
                <w:sz w:val="28"/>
              </w:rPr>
            </w:pPr>
            <w:r>
              <w:rPr>
                <w:sz w:val="28"/>
                <w:lang w:val="vi-VN"/>
              </w:rPr>
              <w:t>Hệ thống hiển thị danh sách sản phẩm trong giỏ hàng</w:t>
            </w:r>
          </w:p>
          <w:p w:rsidR="00D3778D" w:rsidRDefault="00606343" w:rsidP="00DA5E24">
            <w:pPr>
              <w:pStyle w:val="TableParagraph"/>
              <w:numPr>
                <w:ilvl w:val="0"/>
                <w:numId w:val="1"/>
              </w:numPr>
              <w:tabs>
                <w:tab w:val="left" w:pos="826"/>
              </w:tabs>
              <w:spacing w:before="0" w:line="240" w:lineRule="auto"/>
              <w:ind w:right="418"/>
              <w:rPr>
                <w:sz w:val="28"/>
              </w:rPr>
            </w:pPr>
            <w:r>
              <w:rPr>
                <w:sz w:val="28"/>
                <w:lang w:val="vi-VN"/>
              </w:rPr>
              <w:t>Tác nhân lựa chọn sản phẩm trong giỏ hàng</w:t>
            </w:r>
          </w:p>
          <w:p w:rsidR="00D3778D" w:rsidRDefault="00606343" w:rsidP="00DA5E24">
            <w:pPr>
              <w:pStyle w:val="TableParagraph"/>
              <w:numPr>
                <w:ilvl w:val="0"/>
                <w:numId w:val="1"/>
              </w:numPr>
              <w:tabs>
                <w:tab w:val="left" w:pos="826"/>
              </w:tabs>
              <w:spacing w:before="0" w:line="321" w:lineRule="exact"/>
              <w:rPr>
                <w:sz w:val="28"/>
              </w:rPr>
            </w:pPr>
            <w:r>
              <w:rPr>
                <w:sz w:val="28"/>
              </w:rPr>
              <w:t>Hệ thống hiển thị thông tin sản phẩm, số lượng trong giỏ hàng.</w:t>
            </w:r>
          </w:p>
          <w:p w:rsidR="00EA43FB" w:rsidRPr="00EA43FB" w:rsidRDefault="00606343" w:rsidP="00DA5E24">
            <w:pPr>
              <w:pStyle w:val="TableParagraph"/>
              <w:numPr>
                <w:ilvl w:val="0"/>
                <w:numId w:val="1"/>
              </w:numPr>
              <w:tabs>
                <w:tab w:val="left" w:pos="826"/>
              </w:tabs>
              <w:spacing w:before="2" w:line="316" w:lineRule="exact"/>
              <w:rPr>
                <w:sz w:val="28"/>
              </w:rPr>
            </w:pPr>
            <w:r>
              <w:rPr>
                <w:sz w:val="28"/>
              </w:rPr>
              <w:t>Tác nhân lựa chọn các</w:t>
            </w:r>
            <w:r w:rsidR="00EA43FB">
              <w:rPr>
                <w:sz w:val="28"/>
                <w:lang w:val="vi-VN"/>
              </w:rPr>
              <w:t xml:space="preserve"> chức năng phù hợp với từng sản phẩm</w:t>
            </w:r>
          </w:p>
          <w:p w:rsidR="00EA43FB" w:rsidRPr="00EA43FB" w:rsidRDefault="00EA43FB" w:rsidP="00DA5E24">
            <w:pPr>
              <w:pStyle w:val="TableParagraph"/>
              <w:numPr>
                <w:ilvl w:val="0"/>
                <w:numId w:val="17"/>
              </w:numPr>
              <w:tabs>
                <w:tab w:val="left" w:pos="826"/>
              </w:tabs>
              <w:spacing w:before="2" w:line="316" w:lineRule="exact"/>
              <w:rPr>
                <w:sz w:val="28"/>
              </w:rPr>
            </w:pPr>
            <w:r>
              <w:rPr>
                <w:sz w:val="28"/>
                <w:lang w:val="vi-VN"/>
              </w:rPr>
              <w:t xml:space="preserve">Lựa chọn thay đổi </w:t>
            </w:r>
            <w:r w:rsidR="000077AE">
              <w:rPr>
                <w:sz w:val="28"/>
                <w:lang w:val="vi-VN"/>
              </w:rPr>
              <w:t>sản phẩm</w:t>
            </w:r>
          </w:p>
          <w:p w:rsidR="00EA43FB" w:rsidRPr="000077AE" w:rsidRDefault="00EA43FB" w:rsidP="00DA5E24">
            <w:pPr>
              <w:pStyle w:val="TableParagraph"/>
              <w:numPr>
                <w:ilvl w:val="0"/>
                <w:numId w:val="18"/>
              </w:numPr>
              <w:tabs>
                <w:tab w:val="left" w:pos="826"/>
              </w:tabs>
              <w:spacing w:before="2" w:line="316" w:lineRule="exact"/>
              <w:rPr>
                <w:sz w:val="28"/>
              </w:rPr>
            </w:pPr>
            <w:r>
              <w:rPr>
                <w:sz w:val="28"/>
                <w:lang w:val="vi-VN"/>
              </w:rPr>
              <w:t>Hệ thống hiển thị form để tác nhân thay đổi.</w:t>
            </w:r>
          </w:p>
          <w:p w:rsidR="000077AE" w:rsidRPr="000077AE" w:rsidRDefault="000077AE" w:rsidP="00DA5E24">
            <w:pPr>
              <w:pStyle w:val="TableParagraph"/>
              <w:numPr>
                <w:ilvl w:val="0"/>
                <w:numId w:val="18"/>
              </w:numPr>
              <w:tabs>
                <w:tab w:val="left" w:pos="826"/>
              </w:tabs>
              <w:spacing w:before="2" w:line="316" w:lineRule="exact"/>
              <w:rPr>
                <w:sz w:val="28"/>
              </w:rPr>
            </w:pPr>
            <w:r>
              <w:rPr>
                <w:sz w:val="28"/>
                <w:lang w:val="vi-VN"/>
              </w:rPr>
              <w:t>Tác nhân submit thay đổi</w:t>
            </w:r>
          </w:p>
          <w:p w:rsidR="000077AE" w:rsidRPr="00EA43FB" w:rsidRDefault="000077AE" w:rsidP="00DA5E24">
            <w:pPr>
              <w:pStyle w:val="TableParagraph"/>
              <w:numPr>
                <w:ilvl w:val="0"/>
                <w:numId w:val="18"/>
              </w:numPr>
              <w:tabs>
                <w:tab w:val="left" w:pos="826"/>
              </w:tabs>
              <w:spacing w:before="2" w:line="316" w:lineRule="exact"/>
              <w:rPr>
                <w:sz w:val="28"/>
              </w:rPr>
            </w:pPr>
            <w:r>
              <w:rPr>
                <w:sz w:val="28"/>
                <w:lang w:val="vi-VN"/>
              </w:rPr>
              <w:t>Hệ thống thay đổi thông tin sản phẩm trong giỏ hàng trong CSDL.</w:t>
            </w:r>
          </w:p>
          <w:p w:rsidR="00EA43FB" w:rsidRPr="000077AE" w:rsidRDefault="00EA43FB" w:rsidP="00DA5E24">
            <w:pPr>
              <w:pStyle w:val="TableParagraph"/>
              <w:numPr>
                <w:ilvl w:val="0"/>
                <w:numId w:val="17"/>
              </w:numPr>
              <w:tabs>
                <w:tab w:val="left" w:pos="826"/>
              </w:tabs>
              <w:spacing w:before="2" w:line="316" w:lineRule="exact"/>
              <w:rPr>
                <w:sz w:val="28"/>
              </w:rPr>
            </w:pPr>
            <w:r>
              <w:rPr>
                <w:sz w:val="28"/>
                <w:lang w:val="vi-VN"/>
              </w:rPr>
              <w:t>Lựa chọn xóa sản phẩm</w:t>
            </w:r>
          </w:p>
          <w:p w:rsidR="000077AE" w:rsidRPr="000077AE" w:rsidRDefault="000077AE" w:rsidP="00DA5E24">
            <w:pPr>
              <w:pStyle w:val="TableParagraph"/>
              <w:numPr>
                <w:ilvl w:val="0"/>
                <w:numId w:val="19"/>
              </w:numPr>
              <w:tabs>
                <w:tab w:val="left" w:pos="826"/>
              </w:tabs>
              <w:spacing w:before="2" w:line="316" w:lineRule="exact"/>
              <w:rPr>
                <w:sz w:val="28"/>
              </w:rPr>
            </w:pPr>
            <w:r>
              <w:rPr>
                <w:sz w:val="28"/>
                <w:lang w:val="vi-VN"/>
              </w:rPr>
              <w:t>Hệ thống hiển thị form xác nhận xóa</w:t>
            </w:r>
          </w:p>
          <w:p w:rsidR="000077AE" w:rsidRPr="000077AE" w:rsidRDefault="000077AE" w:rsidP="00DA5E24">
            <w:pPr>
              <w:pStyle w:val="TableParagraph"/>
              <w:numPr>
                <w:ilvl w:val="0"/>
                <w:numId w:val="19"/>
              </w:numPr>
              <w:tabs>
                <w:tab w:val="left" w:pos="826"/>
              </w:tabs>
              <w:spacing w:before="2" w:line="316" w:lineRule="exact"/>
              <w:rPr>
                <w:sz w:val="28"/>
              </w:rPr>
            </w:pPr>
            <w:r>
              <w:rPr>
                <w:sz w:val="28"/>
                <w:lang w:val="vi-VN"/>
              </w:rPr>
              <w:t>Tác nhân lựa chọn xóa</w:t>
            </w:r>
          </w:p>
          <w:p w:rsidR="000077AE" w:rsidRDefault="000077AE" w:rsidP="000077AE">
            <w:pPr>
              <w:pStyle w:val="TableParagraph"/>
              <w:tabs>
                <w:tab w:val="left" w:pos="826"/>
              </w:tabs>
              <w:spacing w:before="2" w:line="316" w:lineRule="exact"/>
              <w:ind w:left="1545"/>
              <w:rPr>
                <w:sz w:val="28"/>
                <w:lang w:val="vi-VN"/>
              </w:rPr>
            </w:pPr>
            <w:r>
              <w:rPr>
                <w:sz w:val="28"/>
                <w:lang w:val="vi-VN"/>
              </w:rPr>
              <w:t>-) Chọn có, hệ thống xóa sản phẩm trong giỏ hàng và chỉnh sửa cơ sở dữ liệu</w:t>
            </w:r>
          </w:p>
          <w:p w:rsidR="00EA43FB" w:rsidRPr="000077AE" w:rsidRDefault="000077AE" w:rsidP="000077AE">
            <w:pPr>
              <w:pStyle w:val="TableParagraph"/>
              <w:tabs>
                <w:tab w:val="left" w:pos="826"/>
              </w:tabs>
              <w:spacing w:before="2" w:line="316" w:lineRule="exact"/>
              <w:ind w:left="1545"/>
              <w:rPr>
                <w:sz w:val="28"/>
                <w:lang w:val="vi-VN"/>
              </w:rPr>
            </w:pPr>
            <w:r>
              <w:rPr>
                <w:sz w:val="28"/>
                <w:lang w:val="vi-VN"/>
              </w:rPr>
              <w:t>-) Chọn không, hệ thống trở lại giao diện cũ.</w:t>
            </w:r>
          </w:p>
        </w:tc>
      </w:tr>
      <w:tr w:rsidR="00D3778D">
        <w:trPr>
          <w:trHeight w:val="441"/>
        </w:trPr>
        <w:tc>
          <w:tcPr>
            <w:tcW w:w="2792" w:type="dxa"/>
          </w:tcPr>
          <w:p w:rsidR="00D3778D" w:rsidRDefault="00D04AD5">
            <w:pPr>
              <w:pStyle w:val="TableParagraph"/>
              <w:spacing w:before="105" w:line="316" w:lineRule="exact"/>
              <w:ind w:right="100"/>
              <w:jc w:val="right"/>
              <w:rPr>
                <w:sz w:val="28"/>
              </w:rPr>
            </w:pPr>
            <w:r>
              <w:rPr>
                <w:sz w:val="28"/>
              </w:rPr>
              <w:t>Alternative flow:</w:t>
            </w:r>
          </w:p>
        </w:tc>
        <w:tc>
          <w:tcPr>
            <w:tcW w:w="6678" w:type="dxa"/>
          </w:tcPr>
          <w:p w:rsidR="00D3778D" w:rsidRDefault="00D04AD5">
            <w:pPr>
              <w:pStyle w:val="TableParagraph"/>
              <w:spacing w:before="105" w:line="316" w:lineRule="exact"/>
              <w:ind w:left="105"/>
              <w:rPr>
                <w:sz w:val="28"/>
              </w:rPr>
            </w:pPr>
            <w:r>
              <w:rPr>
                <w:sz w:val="28"/>
              </w:rPr>
              <w:t>Không có</w:t>
            </w:r>
          </w:p>
        </w:tc>
      </w:tr>
      <w:tr w:rsidR="00D3778D">
        <w:trPr>
          <w:trHeight w:val="765"/>
        </w:trPr>
        <w:tc>
          <w:tcPr>
            <w:tcW w:w="2792" w:type="dxa"/>
          </w:tcPr>
          <w:p w:rsidR="00D3778D" w:rsidRDefault="00D04AD5">
            <w:pPr>
              <w:pStyle w:val="TableParagraph"/>
              <w:spacing w:before="105" w:line="240" w:lineRule="auto"/>
              <w:ind w:right="98"/>
              <w:jc w:val="right"/>
              <w:rPr>
                <w:sz w:val="28"/>
              </w:rPr>
            </w:pPr>
            <w:r>
              <w:rPr>
                <w:sz w:val="28"/>
              </w:rPr>
              <w:t>Exceptions:</w:t>
            </w:r>
          </w:p>
        </w:tc>
        <w:tc>
          <w:tcPr>
            <w:tcW w:w="6678" w:type="dxa"/>
          </w:tcPr>
          <w:p w:rsidR="00D3778D" w:rsidRDefault="00D04AD5">
            <w:pPr>
              <w:pStyle w:val="TableParagraph"/>
              <w:spacing w:before="109" w:line="322" w:lineRule="exact"/>
              <w:ind w:left="105" w:right="100"/>
              <w:rPr>
                <w:sz w:val="28"/>
              </w:rPr>
            </w:pPr>
            <w:proofErr w:type="gramStart"/>
            <w:r>
              <w:rPr>
                <w:sz w:val="28"/>
              </w:rPr>
              <w:t>4.a</w:t>
            </w:r>
            <w:proofErr w:type="gramEnd"/>
            <w:r>
              <w:rPr>
                <w:sz w:val="28"/>
              </w:rPr>
              <w:t xml:space="preserve"> Tác nhân xác nhận Hủy việc xóa khách hàng: Hiển thị lại giao diện hệ thống trước khi chọn Xóa khách</w:t>
            </w:r>
            <w:r>
              <w:rPr>
                <w:spacing w:val="-22"/>
                <w:sz w:val="28"/>
              </w:rPr>
              <w:t xml:space="preserve"> </w:t>
            </w:r>
            <w:r>
              <w:rPr>
                <w:sz w:val="28"/>
              </w:rPr>
              <w:t>hàng.</w:t>
            </w:r>
          </w:p>
        </w:tc>
      </w:tr>
      <w:tr w:rsidR="00D3778D">
        <w:trPr>
          <w:trHeight w:val="441"/>
        </w:trPr>
        <w:tc>
          <w:tcPr>
            <w:tcW w:w="2792" w:type="dxa"/>
          </w:tcPr>
          <w:p w:rsidR="00D3778D" w:rsidRDefault="00D04AD5">
            <w:pPr>
              <w:pStyle w:val="TableParagraph"/>
              <w:spacing w:before="106" w:line="316" w:lineRule="exact"/>
              <w:ind w:right="99"/>
              <w:jc w:val="right"/>
              <w:rPr>
                <w:sz w:val="28"/>
              </w:rPr>
            </w:pPr>
            <w:r>
              <w:rPr>
                <w:sz w:val="28"/>
              </w:rPr>
              <w:t>Includes:</w:t>
            </w:r>
          </w:p>
        </w:tc>
        <w:tc>
          <w:tcPr>
            <w:tcW w:w="6678" w:type="dxa"/>
          </w:tcPr>
          <w:p w:rsidR="00D3778D" w:rsidRDefault="00D04AD5">
            <w:pPr>
              <w:pStyle w:val="TableParagraph"/>
              <w:spacing w:before="106" w:line="316" w:lineRule="exact"/>
              <w:ind w:left="105"/>
              <w:rPr>
                <w:sz w:val="28"/>
              </w:rPr>
            </w:pPr>
            <w:r>
              <w:rPr>
                <w:sz w:val="28"/>
              </w:rPr>
              <w:t>Không có</w:t>
            </w:r>
          </w:p>
        </w:tc>
      </w:tr>
      <w:tr w:rsidR="00D3778D">
        <w:trPr>
          <w:trHeight w:val="441"/>
        </w:trPr>
        <w:tc>
          <w:tcPr>
            <w:tcW w:w="2792" w:type="dxa"/>
          </w:tcPr>
          <w:p w:rsidR="00D3778D" w:rsidRDefault="00D04AD5">
            <w:pPr>
              <w:pStyle w:val="TableParagraph"/>
              <w:spacing w:before="105" w:line="316" w:lineRule="exact"/>
              <w:ind w:right="101"/>
              <w:jc w:val="right"/>
              <w:rPr>
                <w:sz w:val="28"/>
              </w:rPr>
            </w:pPr>
            <w:r>
              <w:rPr>
                <w:sz w:val="28"/>
              </w:rPr>
              <w:t>Priority:</w:t>
            </w:r>
          </w:p>
        </w:tc>
        <w:tc>
          <w:tcPr>
            <w:tcW w:w="6678" w:type="dxa"/>
          </w:tcPr>
          <w:p w:rsidR="00D3778D" w:rsidRDefault="00D04AD5">
            <w:pPr>
              <w:pStyle w:val="TableParagraph"/>
              <w:spacing w:before="105" w:line="316" w:lineRule="exact"/>
              <w:ind w:left="105"/>
              <w:rPr>
                <w:sz w:val="28"/>
              </w:rPr>
            </w:pPr>
            <w:r>
              <w:rPr>
                <w:sz w:val="28"/>
              </w:rPr>
              <w:t>3</w:t>
            </w:r>
          </w:p>
        </w:tc>
      </w:tr>
      <w:tr w:rsidR="00D3778D">
        <w:trPr>
          <w:trHeight w:val="443"/>
        </w:trPr>
        <w:tc>
          <w:tcPr>
            <w:tcW w:w="2792" w:type="dxa"/>
          </w:tcPr>
          <w:p w:rsidR="00D3778D" w:rsidRDefault="00D04AD5">
            <w:pPr>
              <w:pStyle w:val="TableParagraph"/>
              <w:spacing w:before="105" w:line="318" w:lineRule="exact"/>
              <w:ind w:right="98"/>
              <w:jc w:val="right"/>
              <w:rPr>
                <w:sz w:val="28"/>
              </w:rPr>
            </w:pPr>
            <w:r>
              <w:rPr>
                <w:sz w:val="28"/>
              </w:rPr>
              <w:t>Frequency of use</w:t>
            </w:r>
          </w:p>
        </w:tc>
        <w:tc>
          <w:tcPr>
            <w:tcW w:w="6678" w:type="dxa"/>
          </w:tcPr>
          <w:p w:rsidR="00D3778D" w:rsidRDefault="00D04AD5">
            <w:pPr>
              <w:pStyle w:val="TableParagraph"/>
              <w:spacing w:before="105" w:line="318" w:lineRule="exact"/>
              <w:ind w:left="105"/>
              <w:rPr>
                <w:sz w:val="28"/>
              </w:rPr>
            </w:pPr>
            <w:r>
              <w:rPr>
                <w:sz w:val="28"/>
              </w:rPr>
              <w:t>Không thường xuyên</w:t>
            </w:r>
          </w:p>
        </w:tc>
      </w:tr>
      <w:tr w:rsidR="00D3778D">
        <w:trPr>
          <w:trHeight w:val="441"/>
        </w:trPr>
        <w:tc>
          <w:tcPr>
            <w:tcW w:w="2792" w:type="dxa"/>
          </w:tcPr>
          <w:p w:rsidR="00D3778D" w:rsidRDefault="00D04AD5">
            <w:pPr>
              <w:pStyle w:val="TableParagraph"/>
              <w:spacing w:before="105" w:line="316" w:lineRule="exact"/>
              <w:ind w:right="99"/>
              <w:jc w:val="right"/>
              <w:rPr>
                <w:sz w:val="28"/>
              </w:rPr>
            </w:pPr>
            <w:r>
              <w:rPr>
                <w:sz w:val="28"/>
              </w:rPr>
              <w:t>Business Rules:</w:t>
            </w:r>
          </w:p>
        </w:tc>
        <w:tc>
          <w:tcPr>
            <w:tcW w:w="6678" w:type="dxa"/>
          </w:tcPr>
          <w:p w:rsidR="00D3778D" w:rsidRDefault="00D04AD5">
            <w:pPr>
              <w:pStyle w:val="TableParagraph"/>
              <w:spacing w:before="105" w:line="316" w:lineRule="exact"/>
              <w:ind w:left="105"/>
              <w:rPr>
                <w:sz w:val="28"/>
              </w:rPr>
            </w:pPr>
            <w:r>
              <w:rPr>
                <w:sz w:val="28"/>
              </w:rPr>
              <w:t>Không có</w:t>
            </w:r>
          </w:p>
        </w:tc>
      </w:tr>
      <w:tr w:rsidR="00D3778D">
        <w:trPr>
          <w:trHeight w:val="441"/>
        </w:trPr>
        <w:tc>
          <w:tcPr>
            <w:tcW w:w="2792" w:type="dxa"/>
          </w:tcPr>
          <w:p w:rsidR="00D3778D" w:rsidRDefault="00D04AD5">
            <w:pPr>
              <w:pStyle w:val="TableParagraph"/>
              <w:spacing w:before="105" w:line="316" w:lineRule="exact"/>
              <w:ind w:right="100"/>
              <w:jc w:val="right"/>
              <w:rPr>
                <w:sz w:val="28"/>
              </w:rPr>
            </w:pPr>
            <w:r>
              <w:rPr>
                <w:sz w:val="28"/>
              </w:rPr>
              <w:t>Special Requirements:</w:t>
            </w:r>
          </w:p>
        </w:tc>
        <w:tc>
          <w:tcPr>
            <w:tcW w:w="6678" w:type="dxa"/>
          </w:tcPr>
          <w:p w:rsidR="00D3778D" w:rsidRDefault="00D04AD5">
            <w:pPr>
              <w:pStyle w:val="TableParagraph"/>
              <w:spacing w:before="105" w:line="316" w:lineRule="exact"/>
              <w:ind w:left="105"/>
              <w:rPr>
                <w:sz w:val="28"/>
              </w:rPr>
            </w:pPr>
            <w:r>
              <w:rPr>
                <w:sz w:val="28"/>
              </w:rPr>
              <w:t>Không có</w:t>
            </w:r>
          </w:p>
        </w:tc>
      </w:tr>
      <w:tr w:rsidR="00D3778D">
        <w:trPr>
          <w:trHeight w:val="441"/>
        </w:trPr>
        <w:tc>
          <w:tcPr>
            <w:tcW w:w="2792" w:type="dxa"/>
          </w:tcPr>
          <w:p w:rsidR="00D3778D" w:rsidRDefault="00D04AD5">
            <w:pPr>
              <w:pStyle w:val="TableParagraph"/>
              <w:spacing w:before="105" w:line="316" w:lineRule="exact"/>
              <w:ind w:right="99"/>
              <w:jc w:val="right"/>
              <w:rPr>
                <w:sz w:val="28"/>
              </w:rPr>
            </w:pPr>
            <w:r>
              <w:rPr>
                <w:sz w:val="28"/>
              </w:rPr>
              <w:t>Assumptions:</w:t>
            </w:r>
          </w:p>
        </w:tc>
        <w:tc>
          <w:tcPr>
            <w:tcW w:w="6678" w:type="dxa"/>
          </w:tcPr>
          <w:p w:rsidR="00D3778D" w:rsidRDefault="00D04AD5">
            <w:pPr>
              <w:pStyle w:val="TableParagraph"/>
              <w:spacing w:before="105" w:line="316" w:lineRule="exact"/>
              <w:ind w:left="105"/>
              <w:rPr>
                <w:sz w:val="28"/>
              </w:rPr>
            </w:pPr>
            <w:r>
              <w:rPr>
                <w:sz w:val="28"/>
              </w:rPr>
              <w:t>Không có</w:t>
            </w:r>
          </w:p>
        </w:tc>
      </w:tr>
      <w:tr w:rsidR="00D3778D">
        <w:trPr>
          <w:trHeight w:val="443"/>
        </w:trPr>
        <w:tc>
          <w:tcPr>
            <w:tcW w:w="2792" w:type="dxa"/>
          </w:tcPr>
          <w:p w:rsidR="00D3778D" w:rsidRDefault="00D04AD5">
            <w:pPr>
              <w:pStyle w:val="TableParagraph"/>
              <w:spacing w:before="108" w:line="316" w:lineRule="exact"/>
              <w:ind w:right="100"/>
              <w:jc w:val="right"/>
              <w:rPr>
                <w:sz w:val="28"/>
              </w:rPr>
            </w:pPr>
            <w:r>
              <w:rPr>
                <w:sz w:val="28"/>
              </w:rPr>
              <w:t>Notes and Issues:</w:t>
            </w:r>
          </w:p>
        </w:tc>
        <w:tc>
          <w:tcPr>
            <w:tcW w:w="6678" w:type="dxa"/>
          </w:tcPr>
          <w:p w:rsidR="00D3778D" w:rsidRDefault="00D04AD5">
            <w:pPr>
              <w:pStyle w:val="TableParagraph"/>
              <w:spacing w:before="108" w:line="316" w:lineRule="exact"/>
              <w:ind w:left="105"/>
              <w:rPr>
                <w:sz w:val="28"/>
              </w:rPr>
            </w:pPr>
            <w:r>
              <w:rPr>
                <w:sz w:val="28"/>
              </w:rPr>
              <w:t>Không có</w:t>
            </w:r>
          </w:p>
        </w:tc>
      </w:tr>
    </w:tbl>
    <w:p w:rsidR="00D3778D" w:rsidRDefault="00D3778D">
      <w:pPr>
        <w:rPr>
          <w:sz w:val="28"/>
        </w:rPr>
        <w:sectPr w:rsidR="00D3778D">
          <w:pgSz w:w="12240" w:h="15840"/>
          <w:pgMar w:top="1060" w:right="0" w:bottom="1300" w:left="1420" w:header="0" w:footer="1074" w:gutter="0"/>
          <w:cols w:space="720"/>
        </w:sectPr>
      </w:pPr>
    </w:p>
    <w:p w:rsidR="008977BC" w:rsidRDefault="008977BC" w:rsidP="00DA5E24">
      <w:pPr>
        <w:pStyle w:val="ListParagraph"/>
        <w:numPr>
          <w:ilvl w:val="1"/>
          <w:numId w:val="14"/>
        </w:numPr>
        <w:tabs>
          <w:tab w:val="left" w:pos="1002"/>
        </w:tabs>
        <w:spacing w:before="65"/>
        <w:rPr>
          <w:sz w:val="28"/>
        </w:rPr>
      </w:pPr>
      <w:r>
        <w:rPr>
          <w:sz w:val="28"/>
        </w:rPr>
        <w:lastRenderedPageBreak/>
        <w:t>Đặc tả use case Đăng ký bán hàng</w:t>
      </w:r>
    </w:p>
    <w:p w:rsidR="008977BC" w:rsidRDefault="0054540D" w:rsidP="008977BC">
      <w:pPr>
        <w:spacing w:before="124"/>
        <w:ind w:left="282"/>
        <w:rPr>
          <w:sz w:val="24"/>
        </w:rPr>
      </w:pPr>
      <w:r>
        <w:rPr>
          <w:b/>
          <w:sz w:val="24"/>
        </w:rPr>
        <w:t>Bảng 2.11</w:t>
      </w:r>
      <w:r w:rsidR="008977BC">
        <w:rPr>
          <w:b/>
          <w:sz w:val="24"/>
        </w:rPr>
        <w:t xml:space="preserve"> </w:t>
      </w:r>
      <w:r w:rsidR="008977BC">
        <w:rPr>
          <w:sz w:val="24"/>
        </w:rPr>
        <w:t xml:space="preserve">Đặc tả use case </w:t>
      </w:r>
      <w:r w:rsidR="00E43DDB">
        <w:rPr>
          <w:sz w:val="24"/>
        </w:rPr>
        <w:t>Đăng ký bán hàng</w:t>
      </w:r>
    </w:p>
    <w:p w:rsidR="008977BC" w:rsidRDefault="008977BC" w:rsidP="008977BC">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8977BC" w:rsidTr="008977BC">
        <w:trPr>
          <w:trHeight w:val="441"/>
        </w:trPr>
        <w:tc>
          <w:tcPr>
            <w:tcW w:w="2792" w:type="dxa"/>
          </w:tcPr>
          <w:p w:rsidR="008977BC" w:rsidRDefault="008977BC" w:rsidP="008977BC">
            <w:pPr>
              <w:pStyle w:val="TableParagraph"/>
              <w:ind w:right="98"/>
              <w:jc w:val="right"/>
              <w:rPr>
                <w:sz w:val="28"/>
              </w:rPr>
            </w:pPr>
            <w:r>
              <w:rPr>
                <w:sz w:val="28"/>
              </w:rPr>
              <w:t>Use case ID:</w:t>
            </w:r>
          </w:p>
        </w:tc>
        <w:tc>
          <w:tcPr>
            <w:tcW w:w="6678" w:type="dxa"/>
          </w:tcPr>
          <w:p w:rsidR="008977BC" w:rsidRPr="0054540D" w:rsidRDefault="0054540D" w:rsidP="008977BC">
            <w:pPr>
              <w:pStyle w:val="TableParagraph"/>
              <w:ind w:left="105"/>
              <w:rPr>
                <w:sz w:val="28"/>
                <w:lang w:val="vi-VN"/>
              </w:rPr>
            </w:pPr>
            <w:r>
              <w:rPr>
                <w:sz w:val="28"/>
                <w:lang w:val="vi-VN"/>
              </w:rPr>
              <w:t>UC11</w:t>
            </w:r>
          </w:p>
        </w:tc>
      </w:tr>
      <w:tr w:rsidR="008977BC" w:rsidTr="008977BC">
        <w:trPr>
          <w:trHeight w:val="443"/>
        </w:trPr>
        <w:tc>
          <w:tcPr>
            <w:tcW w:w="2792" w:type="dxa"/>
          </w:tcPr>
          <w:p w:rsidR="008977BC" w:rsidRDefault="008977BC" w:rsidP="008977BC">
            <w:pPr>
              <w:pStyle w:val="TableParagraph"/>
              <w:spacing w:before="115"/>
              <w:ind w:right="103"/>
              <w:jc w:val="right"/>
              <w:rPr>
                <w:sz w:val="28"/>
              </w:rPr>
            </w:pPr>
            <w:r>
              <w:rPr>
                <w:sz w:val="28"/>
              </w:rPr>
              <w:t>Use case Name:</w:t>
            </w:r>
          </w:p>
        </w:tc>
        <w:tc>
          <w:tcPr>
            <w:tcW w:w="6678" w:type="dxa"/>
          </w:tcPr>
          <w:p w:rsidR="008977BC" w:rsidRDefault="008977BC" w:rsidP="008977BC">
            <w:pPr>
              <w:pStyle w:val="TableParagraph"/>
              <w:spacing w:before="115"/>
              <w:rPr>
                <w:sz w:val="28"/>
              </w:rPr>
            </w:pPr>
            <w:r>
              <w:rPr>
                <w:sz w:val="28"/>
              </w:rPr>
              <w:t xml:space="preserve"> Đăng ký bán hàng</w:t>
            </w:r>
          </w:p>
        </w:tc>
      </w:tr>
      <w:tr w:rsidR="008977BC" w:rsidTr="008977BC">
        <w:trPr>
          <w:trHeight w:val="441"/>
        </w:trPr>
        <w:tc>
          <w:tcPr>
            <w:tcW w:w="2792" w:type="dxa"/>
          </w:tcPr>
          <w:p w:rsidR="008977BC" w:rsidRDefault="008977BC" w:rsidP="008977BC">
            <w:pPr>
              <w:pStyle w:val="TableParagraph"/>
              <w:ind w:right="98"/>
              <w:jc w:val="right"/>
              <w:rPr>
                <w:sz w:val="28"/>
              </w:rPr>
            </w:pPr>
            <w:r>
              <w:rPr>
                <w:sz w:val="28"/>
              </w:rPr>
              <w:t>Actors:</w:t>
            </w:r>
          </w:p>
        </w:tc>
        <w:tc>
          <w:tcPr>
            <w:tcW w:w="6678" w:type="dxa"/>
          </w:tcPr>
          <w:p w:rsidR="008977BC" w:rsidRDefault="008977BC" w:rsidP="008977BC">
            <w:pPr>
              <w:pStyle w:val="TableParagraph"/>
              <w:ind w:left="105"/>
              <w:rPr>
                <w:sz w:val="28"/>
              </w:rPr>
            </w:pPr>
            <w:r>
              <w:rPr>
                <w:sz w:val="28"/>
              </w:rPr>
              <w:t>Nhà cung cấp</w:t>
            </w:r>
          </w:p>
        </w:tc>
      </w:tr>
      <w:tr w:rsidR="008977BC" w:rsidTr="008977BC">
        <w:trPr>
          <w:trHeight w:val="765"/>
        </w:trPr>
        <w:tc>
          <w:tcPr>
            <w:tcW w:w="2792" w:type="dxa"/>
          </w:tcPr>
          <w:p w:rsidR="008977BC" w:rsidRDefault="008977BC" w:rsidP="008977BC">
            <w:pPr>
              <w:pStyle w:val="TableParagraph"/>
              <w:spacing w:line="240" w:lineRule="auto"/>
              <w:ind w:right="98"/>
              <w:jc w:val="right"/>
              <w:rPr>
                <w:sz w:val="28"/>
              </w:rPr>
            </w:pPr>
            <w:r>
              <w:rPr>
                <w:sz w:val="28"/>
              </w:rPr>
              <w:t>Desctiption:</w:t>
            </w:r>
          </w:p>
        </w:tc>
        <w:tc>
          <w:tcPr>
            <w:tcW w:w="6678" w:type="dxa"/>
          </w:tcPr>
          <w:p w:rsidR="008977BC" w:rsidRDefault="008977BC" w:rsidP="008977BC">
            <w:pPr>
              <w:pStyle w:val="TableParagraph"/>
              <w:spacing w:before="116" w:line="322" w:lineRule="exact"/>
              <w:ind w:right="510"/>
              <w:rPr>
                <w:i/>
                <w:sz w:val="28"/>
              </w:rPr>
            </w:pPr>
            <w:r>
              <w:rPr>
                <w:sz w:val="28"/>
              </w:rPr>
              <w:t xml:space="preserve"> Use case này cho phép nhà cung cấp gửi đăng ký bán hàng nếu muốn bán sản phẩm của mình trên website</w:t>
            </w:r>
          </w:p>
        </w:tc>
      </w:tr>
      <w:tr w:rsidR="008977BC" w:rsidTr="008977BC">
        <w:trPr>
          <w:trHeight w:val="441"/>
        </w:trPr>
        <w:tc>
          <w:tcPr>
            <w:tcW w:w="2792" w:type="dxa"/>
          </w:tcPr>
          <w:p w:rsidR="008977BC" w:rsidRDefault="008977BC" w:rsidP="008977BC">
            <w:pPr>
              <w:pStyle w:val="TableParagraph"/>
              <w:ind w:right="99"/>
              <w:jc w:val="right"/>
              <w:rPr>
                <w:sz w:val="28"/>
              </w:rPr>
            </w:pPr>
            <w:r>
              <w:rPr>
                <w:sz w:val="28"/>
              </w:rPr>
              <w:t>Trigger:</w:t>
            </w:r>
          </w:p>
        </w:tc>
        <w:tc>
          <w:tcPr>
            <w:tcW w:w="6678" w:type="dxa"/>
          </w:tcPr>
          <w:p w:rsidR="008977BC" w:rsidRDefault="008977BC" w:rsidP="008977BC">
            <w:pPr>
              <w:pStyle w:val="TableParagraph"/>
              <w:ind w:left="105"/>
              <w:rPr>
                <w:sz w:val="28"/>
              </w:rPr>
            </w:pPr>
            <w:r>
              <w:rPr>
                <w:sz w:val="28"/>
              </w:rPr>
              <w:t>Tác nhân điền mẫu đơn đăng ký bán hàng trên website và gửi.</w:t>
            </w:r>
          </w:p>
        </w:tc>
      </w:tr>
      <w:tr w:rsidR="008977BC" w:rsidTr="008977BC">
        <w:trPr>
          <w:trHeight w:val="441"/>
        </w:trPr>
        <w:tc>
          <w:tcPr>
            <w:tcW w:w="2792" w:type="dxa"/>
          </w:tcPr>
          <w:p w:rsidR="008977BC" w:rsidRDefault="008977BC" w:rsidP="008977BC">
            <w:pPr>
              <w:pStyle w:val="TableParagraph"/>
              <w:spacing w:before="113"/>
              <w:ind w:right="98"/>
              <w:jc w:val="right"/>
              <w:rPr>
                <w:sz w:val="28"/>
              </w:rPr>
            </w:pPr>
            <w:r>
              <w:rPr>
                <w:sz w:val="28"/>
              </w:rPr>
              <w:t>Preconditions:</w:t>
            </w:r>
          </w:p>
        </w:tc>
        <w:tc>
          <w:tcPr>
            <w:tcW w:w="6678" w:type="dxa"/>
          </w:tcPr>
          <w:p w:rsidR="008977BC" w:rsidRDefault="00966D1B" w:rsidP="008977BC">
            <w:pPr>
              <w:pStyle w:val="TableParagraph"/>
              <w:spacing w:before="113"/>
              <w:ind w:left="105"/>
              <w:rPr>
                <w:sz w:val="28"/>
              </w:rPr>
            </w:pPr>
            <w:r>
              <w:rPr>
                <w:sz w:val="28"/>
              </w:rPr>
              <w:t>Nhà cung cấp không để trống các thông tin bắt buộc</w:t>
            </w:r>
          </w:p>
        </w:tc>
      </w:tr>
      <w:tr w:rsidR="008977BC" w:rsidTr="008977BC">
        <w:trPr>
          <w:trHeight w:val="770"/>
        </w:trPr>
        <w:tc>
          <w:tcPr>
            <w:tcW w:w="2792" w:type="dxa"/>
          </w:tcPr>
          <w:p w:rsidR="008977BC" w:rsidRDefault="008977BC" w:rsidP="008977BC">
            <w:pPr>
              <w:pStyle w:val="TableParagraph"/>
              <w:spacing w:line="240" w:lineRule="auto"/>
              <w:ind w:right="99"/>
              <w:jc w:val="right"/>
              <w:rPr>
                <w:sz w:val="28"/>
              </w:rPr>
            </w:pPr>
            <w:r>
              <w:rPr>
                <w:sz w:val="28"/>
              </w:rPr>
              <w:t>Postconditions:</w:t>
            </w:r>
          </w:p>
        </w:tc>
        <w:tc>
          <w:tcPr>
            <w:tcW w:w="6678" w:type="dxa"/>
          </w:tcPr>
          <w:p w:rsidR="008977BC" w:rsidRPr="00966D1B" w:rsidRDefault="00966D1B" w:rsidP="00966D1B">
            <w:pPr>
              <w:pStyle w:val="TableParagraph"/>
              <w:tabs>
                <w:tab w:val="left" w:pos="825"/>
              </w:tabs>
              <w:spacing w:before="120" w:line="324" w:lineRule="exact"/>
              <w:ind w:right="195"/>
              <w:rPr>
                <w:sz w:val="28"/>
              </w:rPr>
            </w:pPr>
            <w:r>
              <w:rPr>
                <w:i/>
                <w:sz w:val="28"/>
              </w:rPr>
              <w:t xml:space="preserve"> </w:t>
            </w:r>
            <w:r>
              <w:rPr>
                <w:sz w:val="28"/>
              </w:rPr>
              <w:t>Một đơn đăng ký bán hàng được lưu vào cơ sở dữ liệu chờ giải quyết</w:t>
            </w:r>
          </w:p>
        </w:tc>
      </w:tr>
      <w:tr w:rsidR="008977BC" w:rsidTr="008977BC">
        <w:trPr>
          <w:trHeight w:val="2373"/>
        </w:trPr>
        <w:tc>
          <w:tcPr>
            <w:tcW w:w="2792" w:type="dxa"/>
          </w:tcPr>
          <w:p w:rsidR="008977BC" w:rsidRDefault="008977BC" w:rsidP="008977BC">
            <w:pPr>
              <w:pStyle w:val="TableParagraph"/>
              <w:spacing w:line="240" w:lineRule="auto"/>
              <w:ind w:right="99"/>
              <w:jc w:val="right"/>
              <w:rPr>
                <w:sz w:val="28"/>
              </w:rPr>
            </w:pPr>
            <w:r>
              <w:rPr>
                <w:sz w:val="28"/>
              </w:rPr>
              <w:t>Normal flow:</w:t>
            </w:r>
          </w:p>
        </w:tc>
        <w:tc>
          <w:tcPr>
            <w:tcW w:w="6678" w:type="dxa"/>
          </w:tcPr>
          <w:p w:rsidR="008977BC" w:rsidRDefault="008977BC" w:rsidP="008977BC">
            <w:pPr>
              <w:pStyle w:val="TableParagraph"/>
              <w:tabs>
                <w:tab w:val="left" w:pos="826"/>
              </w:tabs>
              <w:spacing w:before="0" w:line="321" w:lineRule="exact"/>
              <w:rPr>
                <w:sz w:val="28"/>
              </w:rPr>
            </w:pPr>
          </w:p>
          <w:p w:rsidR="008977BC" w:rsidRDefault="00966D1B" w:rsidP="00DA5E24">
            <w:pPr>
              <w:pStyle w:val="TableParagraph"/>
              <w:numPr>
                <w:ilvl w:val="0"/>
                <w:numId w:val="20"/>
              </w:numPr>
              <w:tabs>
                <w:tab w:val="left" w:pos="826"/>
              </w:tabs>
              <w:spacing w:before="3" w:line="240" w:lineRule="auto"/>
              <w:ind w:right="700"/>
              <w:rPr>
                <w:sz w:val="28"/>
              </w:rPr>
            </w:pPr>
            <w:r>
              <w:rPr>
                <w:sz w:val="28"/>
              </w:rPr>
              <w:t>Tác nhân vào trang đăng ký bán hàng</w:t>
            </w:r>
          </w:p>
          <w:p w:rsidR="00966D1B" w:rsidRDefault="00966D1B" w:rsidP="00DA5E24">
            <w:pPr>
              <w:pStyle w:val="TableParagraph"/>
              <w:numPr>
                <w:ilvl w:val="0"/>
                <w:numId w:val="20"/>
              </w:numPr>
              <w:tabs>
                <w:tab w:val="left" w:pos="826"/>
              </w:tabs>
              <w:spacing w:before="3" w:line="240" w:lineRule="auto"/>
              <w:ind w:right="700"/>
              <w:rPr>
                <w:sz w:val="28"/>
              </w:rPr>
            </w:pPr>
            <w:r>
              <w:rPr>
                <w:sz w:val="28"/>
              </w:rPr>
              <w:t>Tác nhân điền đầy đủ thông tin vào form đăng ký</w:t>
            </w:r>
          </w:p>
          <w:p w:rsidR="00966D1B" w:rsidRDefault="00966D1B" w:rsidP="00DA5E24">
            <w:pPr>
              <w:pStyle w:val="TableParagraph"/>
              <w:numPr>
                <w:ilvl w:val="0"/>
                <w:numId w:val="20"/>
              </w:numPr>
              <w:tabs>
                <w:tab w:val="left" w:pos="826"/>
              </w:tabs>
              <w:spacing w:before="3" w:line="240" w:lineRule="auto"/>
              <w:ind w:right="700"/>
              <w:rPr>
                <w:sz w:val="28"/>
              </w:rPr>
            </w:pPr>
            <w:r>
              <w:rPr>
                <w:sz w:val="28"/>
              </w:rPr>
              <w:t>Tác nhân ấn nút gửi</w:t>
            </w:r>
          </w:p>
          <w:p w:rsidR="00966D1B" w:rsidRDefault="00966D1B" w:rsidP="00DA5E24">
            <w:pPr>
              <w:pStyle w:val="TableParagraph"/>
              <w:numPr>
                <w:ilvl w:val="0"/>
                <w:numId w:val="20"/>
              </w:numPr>
              <w:tabs>
                <w:tab w:val="left" w:pos="826"/>
              </w:tabs>
              <w:spacing w:before="3" w:line="240" w:lineRule="auto"/>
              <w:ind w:right="700"/>
              <w:rPr>
                <w:sz w:val="28"/>
              </w:rPr>
            </w:pPr>
            <w:r>
              <w:rPr>
                <w:sz w:val="28"/>
              </w:rPr>
              <w:t>Thông tin đăng ký được lưu vào cơ sở dữ liệu với trạng thái là ‘Chờ giải quyết’</w:t>
            </w:r>
          </w:p>
          <w:p w:rsidR="00E43DDB" w:rsidRDefault="00E43DDB" w:rsidP="00DA5E24">
            <w:pPr>
              <w:pStyle w:val="TableParagraph"/>
              <w:numPr>
                <w:ilvl w:val="0"/>
                <w:numId w:val="20"/>
              </w:numPr>
              <w:tabs>
                <w:tab w:val="left" w:pos="826"/>
              </w:tabs>
              <w:spacing w:before="3" w:line="240" w:lineRule="auto"/>
              <w:ind w:right="700"/>
              <w:rPr>
                <w:sz w:val="28"/>
              </w:rPr>
            </w:pPr>
            <w:r>
              <w:rPr>
                <w:sz w:val="28"/>
              </w:rPr>
              <w:t>Thông tin sau khi được xác thực, nhân viên sẽ đến làm việc với nhà cung cấp để xác thực lần nữa và ký hợp đồng</w:t>
            </w:r>
          </w:p>
          <w:p w:rsidR="00E43DDB" w:rsidRPr="004F70E7" w:rsidRDefault="00E43DDB" w:rsidP="00DA5E24">
            <w:pPr>
              <w:pStyle w:val="TableParagraph"/>
              <w:numPr>
                <w:ilvl w:val="0"/>
                <w:numId w:val="20"/>
              </w:numPr>
              <w:tabs>
                <w:tab w:val="left" w:pos="826"/>
              </w:tabs>
              <w:spacing w:before="3" w:line="240" w:lineRule="auto"/>
              <w:ind w:right="700"/>
              <w:rPr>
                <w:sz w:val="28"/>
              </w:rPr>
            </w:pPr>
            <w:r>
              <w:rPr>
                <w:sz w:val="28"/>
              </w:rPr>
              <w:t>Admin quản lý hệ thống sẽ tạo một tài khoản Quản lý cửa hàng cho nhà cung cấp sử dụng.</w:t>
            </w:r>
          </w:p>
        </w:tc>
      </w:tr>
      <w:tr w:rsidR="008977BC" w:rsidTr="008977BC">
        <w:trPr>
          <w:trHeight w:val="441"/>
        </w:trPr>
        <w:tc>
          <w:tcPr>
            <w:tcW w:w="2792" w:type="dxa"/>
          </w:tcPr>
          <w:p w:rsidR="008977BC" w:rsidRDefault="008977BC" w:rsidP="008977BC">
            <w:pPr>
              <w:pStyle w:val="TableParagraph"/>
              <w:ind w:right="100"/>
              <w:jc w:val="right"/>
              <w:rPr>
                <w:sz w:val="28"/>
              </w:rPr>
            </w:pPr>
            <w:r>
              <w:rPr>
                <w:sz w:val="28"/>
              </w:rPr>
              <w:t>Alternative flow:</w:t>
            </w:r>
          </w:p>
        </w:tc>
        <w:tc>
          <w:tcPr>
            <w:tcW w:w="6678" w:type="dxa"/>
          </w:tcPr>
          <w:p w:rsidR="008977BC" w:rsidRDefault="008977BC" w:rsidP="008977BC">
            <w:pPr>
              <w:pStyle w:val="TableParagraph"/>
              <w:ind w:left="105"/>
              <w:rPr>
                <w:sz w:val="28"/>
              </w:rPr>
            </w:pPr>
            <w:r>
              <w:rPr>
                <w:sz w:val="28"/>
              </w:rPr>
              <w:t>Không có</w:t>
            </w:r>
          </w:p>
        </w:tc>
      </w:tr>
      <w:tr w:rsidR="008977BC" w:rsidTr="008977BC">
        <w:trPr>
          <w:trHeight w:val="443"/>
        </w:trPr>
        <w:tc>
          <w:tcPr>
            <w:tcW w:w="2792" w:type="dxa"/>
          </w:tcPr>
          <w:p w:rsidR="008977BC" w:rsidRDefault="008977BC" w:rsidP="008977BC">
            <w:pPr>
              <w:pStyle w:val="TableParagraph"/>
              <w:spacing w:before="115"/>
              <w:ind w:right="98"/>
              <w:jc w:val="right"/>
              <w:rPr>
                <w:sz w:val="28"/>
              </w:rPr>
            </w:pPr>
            <w:r>
              <w:rPr>
                <w:sz w:val="28"/>
              </w:rPr>
              <w:t>Exceptions:</w:t>
            </w:r>
          </w:p>
        </w:tc>
        <w:tc>
          <w:tcPr>
            <w:tcW w:w="6678" w:type="dxa"/>
          </w:tcPr>
          <w:p w:rsidR="008977BC" w:rsidRDefault="00966D1B" w:rsidP="008977BC">
            <w:pPr>
              <w:pStyle w:val="TableParagraph"/>
              <w:spacing w:before="115"/>
              <w:ind w:left="105"/>
              <w:rPr>
                <w:sz w:val="28"/>
              </w:rPr>
            </w:pPr>
            <w:r>
              <w:rPr>
                <w:sz w:val="28"/>
              </w:rPr>
              <w:t>-Tác nhân không điền vào những trường bắt buộc trong form đăng ký</w:t>
            </w:r>
          </w:p>
          <w:p w:rsidR="00966D1B" w:rsidRDefault="00966D1B" w:rsidP="008977BC">
            <w:pPr>
              <w:pStyle w:val="TableParagraph"/>
              <w:spacing w:before="115"/>
              <w:ind w:left="105"/>
              <w:rPr>
                <w:sz w:val="28"/>
              </w:rPr>
            </w:pPr>
            <w:r>
              <w:rPr>
                <w:sz w:val="28"/>
              </w:rPr>
              <w:t>-Tác nhân điền sai form đăng ký (địa chỉ email không đúng định dạng, số điện thoại có chứa chữ, …)</w:t>
            </w:r>
          </w:p>
        </w:tc>
      </w:tr>
      <w:tr w:rsidR="008977BC" w:rsidTr="008977BC">
        <w:trPr>
          <w:trHeight w:val="441"/>
        </w:trPr>
        <w:tc>
          <w:tcPr>
            <w:tcW w:w="2792" w:type="dxa"/>
          </w:tcPr>
          <w:p w:rsidR="008977BC" w:rsidRDefault="008977BC" w:rsidP="008977BC">
            <w:pPr>
              <w:pStyle w:val="TableParagraph"/>
              <w:ind w:right="99"/>
              <w:jc w:val="right"/>
              <w:rPr>
                <w:sz w:val="28"/>
              </w:rPr>
            </w:pPr>
            <w:r>
              <w:rPr>
                <w:sz w:val="28"/>
              </w:rPr>
              <w:t>Includes:</w:t>
            </w:r>
          </w:p>
        </w:tc>
        <w:tc>
          <w:tcPr>
            <w:tcW w:w="6678" w:type="dxa"/>
          </w:tcPr>
          <w:p w:rsidR="008977BC" w:rsidRDefault="008977BC" w:rsidP="008977BC">
            <w:pPr>
              <w:pStyle w:val="TableParagraph"/>
              <w:ind w:left="105"/>
              <w:rPr>
                <w:sz w:val="28"/>
              </w:rPr>
            </w:pPr>
            <w:r>
              <w:rPr>
                <w:sz w:val="28"/>
              </w:rPr>
              <w:t>Không có</w:t>
            </w:r>
          </w:p>
        </w:tc>
      </w:tr>
      <w:tr w:rsidR="008977BC" w:rsidTr="008977BC">
        <w:trPr>
          <w:trHeight w:val="441"/>
        </w:trPr>
        <w:tc>
          <w:tcPr>
            <w:tcW w:w="2792" w:type="dxa"/>
          </w:tcPr>
          <w:p w:rsidR="008977BC" w:rsidRDefault="008977BC" w:rsidP="008977BC">
            <w:pPr>
              <w:pStyle w:val="TableParagraph"/>
              <w:ind w:right="101"/>
              <w:jc w:val="right"/>
              <w:rPr>
                <w:sz w:val="28"/>
              </w:rPr>
            </w:pPr>
            <w:r>
              <w:rPr>
                <w:sz w:val="28"/>
              </w:rPr>
              <w:t>Priority:</w:t>
            </w:r>
          </w:p>
        </w:tc>
        <w:tc>
          <w:tcPr>
            <w:tcW w:w="6678" w:type="dxa"/>
          </w:tcPr>
          <w:p w:rsidR="008977BC" w:rsidRPr="00CE4486" w:rsidRDefault="00CE4486" w:rsidP="008977BC">
            <w:pPr>
              <w:pStyle w:val="TableParagraph"/>
              <w:ind w:left="105"/>
              <w:rPr>
                <w:sz w:val="28"/>
                <w:lang w:val="vi-VN"/>
              </w:rPr>
            </w:pPr>
            <w:r>
              <w:rPr>
                <w:sz w:val="28"/>
                <w:lang w:val="vi-VN"/>
              </w:rPr>
              <w:t>3</w:t>
            </w:r>
          </w:p>
        </w:tc>
      </w:tr>
      <w:tr w:rsidR="008977BC" w:rsidTr="008977BC">
        <w:trPr>
          <w:trHeight w:val="443"/>
        </w:trPr>
        <w:tc>
          <w:tcPr>
            <w:tcW w:w="2792" w:type="dxa"/>
          </w:tcPr>
          <w:p w:rsidR="008977BC" w:rsidRDefault="008977BC" w:rsidP="008977BC">
            <w:pPr>
              <w:pStyle w:val="TableParagraph"/>
              <w:spacing w:before="115"/>
              <w:ind w:right="98"/>
              <w:jc w:val="right"/>
              <w:rPr>
                <w:sz w:val="28"/>
              </w:rPr>
            </w:pPr>
            <w:r>
              <w:rPr>
                <w:sz w:val="28"/>
              </w:rPr>
              <w:t>Frequency of use</w:t>
            </w:r>
          </w:p>
        </w:tc>
        <w:tc>
          <w:tcPr>
            <w:tcW w:w="6678" w:type="dxa"/>
          </w:tcPr>
          <w:p w:rsidR="008977BC" w:rsidRDefault="00966D1B" w:rsidP="008977BC">
            <w:pPr>
              <w:pStyle w:val="TableParagraph"/>
              <w:spacing w:before="115"/>
              <w:ind w:left="105"/>
              <w:rPr>
                <w:sz w:val="28"/>
              </w:rPr>
            </w:pPr>
            <w:r>
              <w:rPr>
                <w:sz w:val="28"/>
              </w:rPr>
              <w:t>Không thường xuyên</w:t>
            </w:r>
          </w:p>
        </w:tc>
      </w:tr>
      <w:tr w:rsidR="008977BC" w:rsidTr="008977BC">
        <w:trPr>
          <w:trHeight w:val="441"/>
        </w:trPr>
        <w:tc>
          <w:tcPr>
            <w:tcW w:w="2792" w:type="dxa"/>
          </w:tcPr>
          <w:p w:rsidR="008977BC" w:rsidRDefault="008977BC" w:rsidP="008977BC">
            <w:pPr>
              <w:pStyle w:val="TableParagraph"/>
              <w:ind w:right="99"/>
              <w:jc w:val="right"/>
              <w:rPr>
                <w:sz w:val="28"/>
              </w:rPr>
            </w:pPr>
            <w:r>
              <w:rPr>
                <w:sz w:val="28"/>
              </w:rPr>
              <w:t>Business Rules:</w:t>
            </w:r>
          </w:p>
        </w:tc>
        <w:tc>
          <w:tcPr>
            <w:tcW w:w="6678" w:type="dxa"/>
          </w:tcPr>
          <w:p w:rsidR="008977BC" w:rsidRDefault="008977BC" w:rsidP="008977BC">
            <w:pPr>
              <w:pStyle w:val="TableParagraph"/>
              <w:ind w:left="105"/>
              <w:rPr>
                <w:sz w:val="28"/>
              </w:rPr>
            </w:pPr>
            <w:r>
              <w:rPr>
                <w:sz w:val="28"/>
              </w:rPr>
              <w:t>Không có</w:t>
            </w:r>
          </w:p>
        </w:tc>
      </w:tr>
      <w:tr w:rsidR="008977BC" w:rsidTr="008977BC">
        <w:trPr>
          <w:trHeight w:val="441"/>
        </w:trPr>
        <w:tc>
          <w:tcPr>
            <w:tcW w:w="2792" w:type="dxa"/>
          </w:tcPr>
          <w:p w:rsidR="008977BC" w:rsidRDefault="008977BC" w:rsidP="008977BC">
            <w:pPr>
              <w:pStyle w:val="TableParagraph"/>
              <w:ind w:right="100"/>
              <w:jc w:val="right"/>
              <w:rPr>
                <w:sz w:val="28"/>
              </w:rPr>
            </w:pPr>
            <w:r>
              <w:rPr>
                <w:sz w:val="28"/>
              </w:rPr>
              <w:lastRenderedPageBreak/>
              <w:t>Special Requirements:</w:t>
            </w:r>
          </w:p>
        </w:tc>
        <w:tc>
          <w:tcPr>
            <w:tcW w:w="6678" w:type="dxa"/>
          </w:tcPr>
          <w:p w:rsidR="008977BC" w:rsidRDefault="008977BC" w:rsidP="008977BC">
            <w:pPr>
              <w:pStyle w:val="TableParagraph"/>
              <w:ind w:left="105"/>
              <w:rPr>
                <w:sz w:val="28"/>
              </w:rPr>
            </w:pPr>
            <w:r>
              <w:rPr>
                <w:sz w:val="28"/>
              </w:rPr>
              <w:t>Không có</w:t>
            </w:r>
          </w:p>
        </w:tc>
      </w:tr>
      <w:tr w:rsidR="008977BC" w:rsidTr="008977BC">
        <w:trPr>
          <w:trHeight w:val="444"/>
        </w:trPr>
        <w:tc>
          <w:tcPr>
            <w:tcW w:w="2792" w:type="dxa"/>
          </w:tcPr>
          <w:p w:rsidR="008977BC" w:rsidRDefault="008977BC" w:rsidP="008977BC">
            <w:pPr>
              <w:pStyle w:val="TableParagraph"/>
              <w:spacing w:before="115"/>
              <w:ind w:right="99"/>
              <w:jc w:val="right"/>
              <w:rPr>
                <w:sz w:val="28"/>
              </w:rPr>
            </w:pPr>
            <w:r>
              <w:rPr>
                <w:sz w:val="28"/>
              </w:rPr>
              <w:t>Assumptions:</w:t>
            </w:r>
          </w:p>
        </w:tc>
        <w:tc>
          <w:tcPr>
            <w:tcW w:w="6678" w:type="dxa"/>
          </w:tcPr>
          <w:p w:rsidR="008977BC" w:rsidRDefault="008977BC" w:rsidP="008977BC">
            <w:pPr>
              <w:pStyle w:val="TableParagraph"/>
              <w:spacing w:before="115"/>
              <w:ind w:left="105"/>
              <w:rPr>
                <w:sz w:val="28"/>
              </w:rPr>
            </w:pPr>
            <w:r>
              <w:rPr>
                <w:sz w:val="28"/>
              </w:rPr>
              <w:t>Không có</w:t>
            </w:r>
          </w:p>
        </w:tc>
      </w:tr>
      <w:tr w:rsidR="008977BC" w:rsidTr="008977BC">
        <w:trPr>
          <w:trHeight w:val="441"/>
        </w:trPr>
        <w:tc>
          <w:tcPr>
            <w:tcW w:w="2792" w:type="dxa"/>
          </w:tcPr>
          <w:p w:rsidR="008977BC" w:rsidRDefault="008977BC" w:rsidP="008977BC">
            <w:pPr>
              <w:pStyle w:val="TableParagraph"/>
              <w:ind w:right="100"/>
              <w:jc w:val="right"/>
              <w:rPr>
                <w:sz w:val="28"/>
              </w:rPr>
            </w:pPr>
            <w:r>
              <w:rPr>
                <w:sz w:val="28"/>
              </w:rPr>
              <w:t>Notes and Issues:</w:t>
            </w:r>
          </w:p>
        </w:tc>
        <w:tc>
          <w:tcPr>
            <w:tcW w:w="6678" w:type="dxa"/>
          </w:tcPr>
          <w:p w:rsidR="008977BC" w:rsidRDefault="008977BC" w:rsidP="008977BC">
            <w:pPr>
              <w:pStyle w:val="TableParagraph"/>
              <w:ind w:left="105"/>
              <w:rPr>
                <w:sz w:val="28"/>
              </w:rPr>
            </w:pPr>
            <w:r>
              <w:rPr>
                <w:sz w:val="28"/>
              </w:rPr>
              <w:t>Không có</w:t>
            </w:r>
          </w:p>
        </w:tc>
      </w:tr>
    </w:tbl>
    <w:p w:rsidR="00D3778D" w:rsidRDefault="00D3778D" w:rsidP="00C55D80">
      <w:pPr>
        <w:tabs>
          <w:tab w:val="left" w:pos="1002"/>
        </w:tabs>
        <w:spacing w:before="65"/>
        <w:ind w:right="5922"/>
        <w:rPr>
          <w:sz w:val="28"/>
        </w:rPr>
      </w:pPr>
    </w:p>
    <w:p w:rsidR="00E43DDB" w:rsidRDefault="00E43DDB" w:rsidP="00DA5E24">
      <w:pPr>
        <w:pStyle w:val="ListParagraph"/>
        <w:numPr>
          <w:ilvl w:val="1"/>
          <w:numId w:val="14"/>
        </w:numPr>
        <w:tabs>
          <w:tab w:val="left" w:pos="1002"/>
        </w:tabs>
        <w:spacing w:before="65"/>
        <w:rPr>
          <w:sz w:val="28"/>
        </w:rPr>
      </w:pPr>
      <w:r>
        <w:rPr>
          <w:sz w:val="28"/>
        </w:rPr>
        <w:t>Đặc tả use case Đăng ký bán sản phẩm</w:t>
      </w:r>
    </w:p>
    <w:p w:rsidR="00E43DDB" w:rsidRDefault="000C2C85" w:rsidP="00E43DDB">
      <w:pPr>
        <w:spacing w:before="124"/>
        <w:ind w:left="282"/>
        <w:rPr>
          <w:sz w:val="24"/>
        </w:rPr>
      </w:pPr>
      <w:r>
        <w:rPr>
          <w:b/>
          <w:sz w:val="24"/>
        </w:rPr>
        <w:t>Bảng 2.12</w:t>
      </w:r>
      <w:r w:rsidR="00E43DDB">
        <w:rPr>
          <w:b/>
          <w:sz w:val="24"/>
        </w:rPr>
        <w:t xml:space="preserve"> </w:t>
      </w:r>
      <w:r w:rsidR="00E43DDB">
        <w:rPr>
          <w:sz w:val="24"/>
        </w:rPr>
        <w:t>Đặc tả use case Đăng ký bán sản phẩm</w:t>
      </w:r>
    </w:p>
    <w:p w:rsidR="00E43DDB" w:rsidRDefault="00E43DDB" w:rsidP="00E43DDB">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E43DDB" w:rsidTr="0033163E">
        <w:trPr>
          <w:trHeight w:val="441"/>
        </w:trPr>
        <w:tc>
          <w:tcPr>
            <w:tcW w:w="2792" w:type="dxa"/>
          </w:tcPr>
          <w:p w:rsidR="00E43DDB" w:rsidRDefault="00E43DDB" w:rsidP="0033163E">
            <w:pPr>
              <w:pStyle w:val="TableParagraph"/>
              <w:ind w:right="98"/>
              <w:jc w:val="right"/>
              <w:rPr>
                <w:sz w:val="28"/>
              </w:rPr>
            </w:pPr>
            <w:r>
              <w:rPr>
                <w:sz w:val="28"/>
              </w:rPr>
              <w:t>Use case ID:</w:t>
            </w:r>
          </w:p>
        </w:tc>
        <w:tc>
          <w:tcPr>
            <w:tcW w:w="6678" w:type="dxa"/>
          </w:tcPr>
          <w:p w:rsidR="00E43DDB" w:rsidRPr="000C2C85" w:rsidRDefault="000C2C85" w:rsidP="0033163E">
            <w:pPr>
              <w:pStyle w:val="TableParagraph"/>
              <w:ind w:left="105"/>
              <w:rPr>
                <w:sz w:val="28"/>
                <w:lang w:val="vi-VN"/>
              </w:rPr>
            </w:pPr>
            <w:r>
              <w:rPr>
                <w:sz w:val="28"/>
                <w:lang w:val="vi-VN"/>
              </w:rPr>
              <w:t>UC12</w:t>
            </w:r>
          </w:p>
        </w:tc>
      </w:tr>
      <w:tr w:rsidR="00E43DDB" w:rsidTr="0033163E">
        <w:trPr>
          <w:trHeight w:val="443"/>
        </w:trPr>
        <w:tc>
          <w:tcPr>
            <w:tcW w:w="2792" w:type="dxa"/>
          </w:tcPr>
          <w:p w:rsidR="00E43DDB" w:rsidRDefault="00E43DDB" w:rsidP="0033163E">
            <w:pPr>
              <w:pStyle w:val="TableParagraph"/>
              <w:spacing w:before="115"/>
              <w:ind w:right="103"/>
              <w:jc w:val="right"/>
              <w:rPr>
                <w:sz w:val="28"/>
              </w:rPr>
            </w:pPr>
            <w:r>
              <w:rPr>
                <w:sz w:val="28"/>
              </w:rPr>
              <w:t>Use case Name:</w:t>
            </w:r>
          </w:p>
        </w:tc>
        <w:tc>
          <w:tcPr>
            <w:tcW w:w="6678" w:type="dxa"/>
          </w:tcPr>
          <w:p w:rsidR="00E43DDB" w:rsidRDefault="00E43DDB" w:rsidP="0033163E">
            <w:pPr>
              <w:pStyle w:val="TableParagraph"/>
              <w:spacing w:before="115"/>
              <w:rPr>
                <w:sz w:val="28"/>
              </w:rPr>
            </w:pPr>
            <w:r>
              <w:rPr>
                <w:sz w:val="28"/>
              </w:rPr>
              <w:t xml:space="preserve"> Đăng ký bán sản phẩm</w:t>
            </w:r>
          </w:p>
        </w:tc>
      </w:tr>
      <w:tr w:rsidR="00E43DDB" w:rsidTr="0033163E">
        <w:trPr>
          <w:trHeight w:val="441"/>
        </w:trPr>
        <w:tc>
          <w:tcPr>
            <w:tcW w:w="2792" w:type="dxa"/>
          </w:tcPr>
          <w:p w:rsidR="00E43DDB" w:rsidRDefault="00E43DDB" w:rsidP="0033163E">
            <w:pPr>
              <w:pStyle w:val="TableParagraph"/>
              <w:ind w:right="98"/>
              <w:jc w:val="right"/>
              <w:rPr>
                <w:sz w:val="28"/>
              </w:rPr>
            </w:pPr>
            <w:r>
              <w:rPr>
                <w:sz w:val="28"/>
              </w:rPr>
              <w:t>Actors:</w:t>
            </w:r>
          </w:p>
        </w:tc>
        <w:tc>
          <w:tcPr>
            <w:tcW w:w="6678" w:type="dxa"/>
          </w:tcPr>
          <w:p w:rsidR="00E43DDB" w:rsidRDefault="00E43DDB" w:rsidP="0033163E">
            <w:pPr>
              <w:pStyle w:val="TableParagraph"/>
              <w:ind w:left="105"/>
              <w:rPr>
                <w:sz w:val="28"/>
              </w:rPr>
            </w:pPr>
            <w:r>
              <w:rPr>
                <w:sz w:val="28"/>
              </w:rPr>
              <w:t>Quản lý cửa hàng</w:t>
            </w:r>
          </w:p>
        </w:tc>
      </w:tr>
      <w:tr w:rsidR="00E43DDB" w:rsidTr="0033163E">
        <w:trPr>
          <w:trHeight w:val="765"/>
        </w:trPr>
        <w:tc>
          <w:tcPr>
            <w:tcW w:w="2792" w:type="dxa"/>
          </w:tcPr>
          <w:p w:rsidR="00E43DDB" w:rsidRDefault="00E43DDB" w:rsidP="0033163E">
            <w:pPr>
              <w:pStyle w:val="TableParagraph"/>
              <w:spacing w:line="240" w:lineRule="auto"/>
              <w:ind w:right="98"/>
              <w:jc w:val="right"/>
              <w:rPr>
                <w:sz w:val="28"/>
              </w:rPr>
            </w:pPr>
            <w:r>
              <w:rPr>
                <w:sz w:val="28"/>
              </w:rPr>
              <w:t>Desctiption:</w:t>
            </w:r>
          </w:p>
        </w:tc>
        <w:tc>
          <w:tcPr>
            <w:tcW w:w="6678" w:type="dxa"/>
          </w:tcPr>
          <w:p w:rsidR="00E43DDB" w:rsidRDefault="00E43DDB" w:rsidP="0033163E">
            <w:pPr>
              <w:pStyle w:val="TableParagraph"/>
              <w:spacing w:before="116" w:line="322" w:lineRule="exact"/>
              <w:ind w:right="510"/>
              <w:rPr>
                <w:i/>
                <w:sz w:val="28"/>
              </w:rPr>
            </w:pPr>
            <w:r>
              <w:rPr>
                <w:sz w:val="28"/>
              </w:rPr>
              <w:t xml:space="preserve"> </w:t>
            </w:r>
            <w:r w:rsidR="009F1696">
              <w:rPr>
                <w:sz w:val="28"/>
              </w:rPr>
              <w:t xml:space="preserve">Use case này cho phép </w:t>
            </w:r>
            <w:r w:rsidR="008D282B">
              <w:rPr>
                <w:sz w:val="28"/>
              </w:rPr>
              <w:t>Quản lý cửa hàng đăng ký bán sản phẩm mới (mẫu điện thoại mới ra, máy giặt mới ra, …)</w:t>
            </w:r>
          </w:p>
        </w:tc>
      </w:tr>
      <w:tr w:rsidR="00E43DDB" w:rsidTr="0033163E">
        <w:trPr>
          <w:trHeight w:val="441"/>
        </w:trPr>
        <w:tc>
          <w:tcPr>
            <w:tcW w:w="2792" w:type="dxa"/>
          </w:tcPr>
          <w:p w:rsidR="00E43DDB" w:rsidRDefault="00E43DDB" w:rsidP="0033163E">
            <w:pPr>
              <w:pStyle w:val="TableParagraph"/>
              <w:ind w:right="99"/>
              <w:jc w:val="right"/>
              <w:rPr>
                <w:sz w:val="28"/>
              </w:rPr>
            </w:pPr>
            <w:r>
              <w:rPr>
                <w:sz w:val="28"/>
              </w:rPr>
              <w:t>Trigger:</w:t>
            </w:r>
          </w:p>
        </w:tc>
        <w:tc>
          <w:tcPr>
            <w:tcW w:w="6678" w:type="dxa"/>
          </w:tcPr>
          <w:p w:rsidR="00E43DDB" w:rsidRDefault="008D282B" w:rsidP="0033163E">
            <w:pPr>
              <w:pStyle w:val="TableParagraph"/>
              <w:ind w:left="105"/>
              <w:rPr>
                <w:sz w:val="28"/>
              </w:rPr>
            </w:pPr>
            <w:r>
              <w:rPr>
                <w:sz w:val="28"/>
              </w:rPr>
              <w:t>Tác nhân gửi form đăng ký bán sản phẩm mới</w:t>
            </w:r>
          </w:p>
        </w:tc>
      </w:tr>
      <w:tr w:rsidR="00E43DDB" w:rsidTr="0033163E">
        <w:trPr>
          <w:trHeight w:val="441"/>
        </w:trPr>
        <w:tc>
          <w:tcPr>
            <w:tcW w:w="2792" w:type="dxa"/>
          </w:tcPr>
          <w:p w:rsidR="00E43DDB" w:rsidRDefault="00E43DDB" w:rsidP="0033163E">
            <w:pPr>
              <w:pStyle w:val="TableParagraph"/>
              <w:spacing w:before="113"/>
              <w:ind w:right="98"/>
              <w:jc w:val="right"/>
              <w:rPr>
                <w:sz w:val="28"/>
              </w:rPr>
            </w:pPr>
            <w:r>
              <w:rPr>
                <w:sz w:val="28"/>
              </w:rPr>
              <w:t>Preconditions:</w:t>
            </w:r>
          </w:p>
        </w:tc>
        <w:tc>
          <w:tcPr>
            <w:tcW w:w="6678" w:type="dxa"/>
          </w:tcPr>
          <w:p w:rsidR="00E43DDB" w:rsidRDefault="008D282B" w:rsidP="0033163E">
            <w:pPr>
              <w:pStyle w:val="TableParagraph"/>
              <w:spacing w:before="113"/>
              <w:ind w:left="105"/>
              <w:rPr>
                <w:sz w:val="28"/>
              </w:rPr>
            </w:pPr>
            <w:r>
              <w:rPr>
                <w:sz w:val="28"/>
              </w:rPr>
              <w:t>Tác nhân đã đăng nhập vào hệ thống hỗ trợ cửa hàng</w:t>
            </w:r>
          </w:p>
        </w:tc>
      </w:tr>
      <w:tr w:rsidR="00E43DDB" w:rsidTr="0033163E">
        <w:trPr>
          <w:trHeight w:val="770"/>
        </w:trPr>
        <w:tc>
          <w:tcPr>
            <w:tcW w:w="2792" w:type="dxa"/>
          </w:tcPr>
          <w:p w:rsidR="00E43DDB" w:rsidRDefault="00E43DDB" w:rsidP="0033163E">
            <w:pPr>
              <w:pStyle w:val="TableParagraph"/>
              <w:spacing w:line="240" w:lineRule="auto"/>
              <w:ind w:right="99"/>
              <w:jc w:val="right"/>
              <w:rPr>
                <w:sz w:val="28"/>
              </w:rPr>
            </w:pPr>
            <w:r>
              <w:rPr>
                <w:sz w:val="28"/>
              </w:rPr>
              <w:t>Postconditions:</w:t>
            </w:r>
          </w:p>
        </w:tc>
        <w:tc>
          <w:tcPr>
            <w:tcW w:w="6678" w:type="dxa"/>
          </w:tcPr>
          <w:p w:rsidR="00E43DDB" w:rsidRPr="008D282B" w:rsidRDefault="008D282B" w:rsidP="0033163E">
            <w:pPr>
              <w:pStyle w:val="TableParagraph"/>
              <w:tabs>
                <w:tab w:val="left" w:pos="825"/>
              </w:tabs>
              <w:spacing w:before="120" w:line="324" w:lineRule="exact"/>
              <w:ind w:left="825" w:right="195" w:hanging="360"/>
              <w:rPr>
                <w:sz w:val="28"/>
              </w:rPr>
            </w:pPr>
            <w:r>
              <w:rPr>
                <w:sz w:val="28"/>
              </w:rPr>
              <w:t>Thông tin sản phẩm mới được lưu và chờ Quản lý bán hàng giải quyết. Sau khi xác thực thông tin sản phẩm và sản phẩm không vi phạm điều lệ thì hệ thống sẽ đưa sản phẩm lên website</w:t>
            </w:r>
          </w:p>
        </w:tc>
      </w:tr>
      <w:tr w:rsidR="00E43DDB" w:rsidTr="0033163E">
        <w:trPr>
          <w:trHeight w:val="2373"/>
        </w:trPr>
        <w:tc>
          <w:tcPr>
            <w:tcW w:w="2792" w:type="dxa"/>
          </w:tcPr>
          <w:p w:rsidR="00E43DDB" w:rsidRDefault="00E43DDB" w:rsidP="0033163E">
            <w:pPr>
              <w:pStyle w:val="TableParagraph"/>
              <w:spacing w:line="240" w:lineRule="auto"/>
              <w:ind w:right="99"/>
              <w:jc w:val="right"/>
              <w:rPr>
                <w:sz w:val="28"/>
              </w:rPr>
            </w:pPr>
            <w:r>
              <w:rPr>
                <w:sz w:val="28"/>
              </w:rPr>
              <w:t>Normal flow:</w:t>
            </w:r>
          </w:p>
        </w:tc>
        <w:tc>
          <w:tcPr>
            <w:tcW w:w="6678" w:type="dxa"/>
          </w:tcPr>
          <w:p w:rsidR="00E43DDB" w:rsidRDefault="00E43DDB" w:rsidP="0033163E">
            <w:pPr>
              <w:pStyle w:val="TableParagraph"/>
              <w:tabs>
                <w:tab w:val="left" w:pos="826"/>
              </w:tabs>
              <w:spacing w:before="0" w:line="321" w:lineRule="exact"/>
              <w:rPr>
                <w:sz w:val="28"/>
              </w:rPr>
            </w:pPr>
          </w:p>
          <w:p w:rsidR="00E43DDB" w:rsidRDefault="008D282B" w:rsidP="00DA5E24">
            <w:pPr>
              <w:pStyle w:val="TableParagraph"/>
              <w:numPr>
                <w:ilvl w:val="0"/>
                <w:numId w:val="21"/>
              </w:numPr>
              <w:tabs>
                <w:tab w:val="left" w:pos="826"/>
              </w:tabs>
              <w:spacing w:before="3" w:line="240" w:lineRule="auto"/>
              <w:ind w:right="700"/>
              <w:rPr>
                <w:sz w:val="28"/>
              </w:rPr>
            </w:pPr>
            <w:r>
              <w:rPr>
                <w:sz w:val="28"/>
              </w:rPr>
              <w:t>Tác nhân điền form đăng ký bán sản phẩm trên trang hỗ trợ cửa hàng</w:t>
            </w:r>
          </w:p>
          <w:p w:rsidR="008D282B" w:rsidRDefault="008D282B" w:rsidP="00DA5E24">
            <w:pPr>
              <w:pStyle w:val="TableParagraph"/>
              <w:numPr>
                <w:ilvl w:val="0"/>
                <w:numId w:val="21"/>
              </w:numPr>
              <w:tabs>
                <w:tab w:val="left" w:pos="826"/>
              </w:tabs>
              <w:spacing w:before="3" w:line="240" w:lineRule="auto"/>
              <w:ind w:right="700"/>
              <w:rPr>
                <w:sz w:val="28"/>
              </w:rPr>
            </w:pPr>
            <w:r>
              <w:rPr>
                <w:sz w:val="28"/>
              </w:rPr>
              <w:t>Tác nhân ấn nút gửi bản đăng ký</w:t>
            </w:r>
          </w:p>
          <w:p w:rsidR="008D282B" w:rsidRDefault="008D282B" w:rsidP="00DA5E24">
            <w:pPr>
              <w:pStyle w:val="TableParagraph"/>
              <w:numPr>
                <w:ilvl w:val="0"/>
                <w:numId w:val="21"/>
              </w:numPr>
              <w:tabs>
                <w:tab w:val="left" w:pos="826"/>
              </w:tabs>
              <w:spacing w:before="3" w:line="240" w:lineRule="auto"/>
              <w:ind w:right="700"/>
              <w:rPr>
                <w:sz w:val="28"/>
              </w:rPr>
            </w:pPr>
            <w:r>
              <w:rPr>
                <w:sz w:val="28"/>
              </w:rPr>
              <w:t>Tác nhân Quản lý bán hàng sẽ kiểm tra thông tin sản phẩm</w:t>
            </w:r>
          </w:p>
          <w:p w:rsidR="008D282B" w:rsidRPr="004F70E7" w:rsidRDefault="008D282B" w:rsidP="00DA5E24">
            <w:pPr>
              <w:pStyle w:val="TableParagraph"/>
              <w:numPr>
                <w:ilvl w:val="0"/>
                <w:numId w:val="21"/>
              </w:numPr>
              <w:tabs>
                <w:tab w:val="left" w:pos="826"/>
              </w:tabs>
              <w:spacing w:before="3" w:line="240" w:lineRule="auto"/>
              <w:ind w:right="700"/>
              <w:rPr>
                <w:sz w:val="28"/>
              </w:rPr>
            </w:pPr>
            <w:r>
              <w:rPr>
                <w:sz w:val="28"/>
              </w:rPr>
              <w:t xml:space="preserve">Nếu thông tin sản phẩm hợp lệ, sản phẩm sẽ được đưa lên bán trên website. Nếu không sẽ hủy đơn đăng ký. </w:t>
            </w:r>
          </w:p>
        </w:tc>
      </w:tr>
      <w:tr w:rsidR="00E43DDB" w:rsidTr="0033163E">
        <w:trPr>
          <w:trHeight w:val="441"/>
        </w:trPr>
        <w:tc>
          <w:tcPr>
            <w:tcW w:w="2792" w:type="dxa"/>
          </w:tcPr>
          <w:p w:rsidR="00E43DDB" w:rsidRDefault="00E43DDB" w:rsidP="0033163E">
            <w:pPr>
              <w:pStyle w:val="TableParagraph"/>
              <w:ind w:right="100"/>
              <w:jc w:val="right"/>
              <w:rPr>
                <w:sz w:val="28"/>
              </w:rPr>
            </w:pPr>
            <w:r>
              <w:rPr>
                <w:sz w:val="28"/>
              </w:rPr>
              <w:t>Alternative flow:</w:t>
            </w:r>
          </w:p>
        </w:tc>
        <w:tc>
          <w:tcPr>
            <w:tcW w:w="6678" w:type="dxa"/>
          </w:tcPr>
          <w:p w:rsidR="00E43DDB" w:rsidRDefault="00E43DDB" w:rsidP="0033163E">
            <w:pPr>
              <w:pStyle w:val="TableParagraph"/>
              <w:ind w:left="105"/>
              <w:rPr>
                <w:sz w:val="28"/>
              </w:rPr>
            </w:pPr>
            <w:r>
              <w:rPr>
                <w:sz w:val="28"/>
              </w:rPr>
              <w:t>Không có</w:t>
            </w:r>
          </w:p>
        </w:tc>
      </w:tr>
      <w:tr w:rsidR="00E43DDB" w:rsidTr="0033163E">
        <w:trPr>
          <w:trHeight w:val="443"/>
        </w:trPr>
        <w:tc>
          <w:tcPr>
            <w:tcW w:w="2792" w:type="dxa"/>
          </w:tcPr>
          <w:p w:rsidR="00E43DDB" w:rsidRDefault="00E43DDB" w:rsidP="0033163E">
            <w:pPr>
              <w:pStyle w:val="TableParagraph"/>
              <w:spacing w:before="115"/>
              <w:ind w:right="98"/>
              <w:jc w:val="right"/>
              <w:rPr>
                <w:sz w:val="28"/>
              </w:rPr>
            </w:pPr>
            <w:r>
              <w:rPr>
                <w:sz w:val="28"/>
              </w:rPr>
              <w:t>Exceptions:</w:t>
            </w:r>
          </w:p>
        </w:tc>
        <w:tc>
          <w:tcPr>
            <w:tcW w:w="6678" w:type="dxa"/>
          </w:tcPr>
          <w:p w:rsidR="00E43DDB" w:rsidRDefault="008D282B" w:rsidP="0033163E">
            <w:pPr>
              <w:pStyle w:val="TableParagraph"/>
              <w:spacing w:before="115"/>
              <w:ind w:left="105"/>
              <w:rPr>
                <w:sz w:val="28"/>
              </w:rPr>
            </w:pPr>
            <w:r>
              <w:rPr>
                <w:sz w:val="28"/>
              </w:rPr>
              <w:t>Tác nhân không điền đủ thông tin cho sản phẩm muốn bán</w:t>
            </w:r>
          </w:p>
        </w:tc>
      </w:tr>
      <w:tr w:rsidR="00E43DDB" w:rsidTr="0033163E">
        <w:trPr>
          <w:trHeight w:val="441"/>
        </w:trPr>
        <w:tc>
          <w:tcPr>
            <w:tcW w:w="2792" w:type="dxa"/>
          </w:tcPr>
          <w:p w:rsidR="00E43DDB" w:rsidRDefault="00E43DDB" w:rsidP="0033163E">
            <w:pPr>
              <w:pStyle w:val="TableParagraph"/>
              <w:ind w:right="99"/>
              <w:jc w:val="right"/>
              <w:rPr>
                <w:sz w:val="28"/>
              </w:rPr>
            </w:pPr>
            <w:r>
              <w:rPr>
                <w:sz w:val="28"/>
              </w:rPr>
              <w:t>Includes:</w:t>
            </w:r>
          </w:p>
        </w:tc>
        <w:tc>
          <w:tcPr>
            <w:tcW w:w="6678" w:type="dxa"/>
          </w:tcPr>
          <w:p w:rsidR="00E43DDB" w:rsidRDefault="00E43DDB" w:rsidP="0033163E">
            <w:pPr>
              <w:pStyle w:val="TableParagraph"/>
              <w:ind w:left="105"/>
              <w:rPr>
                <w:sz w:val="28"/>
              </w:rPr>
            </w:pPr>
            <w:r>
              <w:rPr>
                <w:sz w:val="28"/>
              </w:rPr>
              <w:t>Không có</w:t>
            </w:r>
          </w:p>
        </w:tc>
      </w:tr>
      <w:tr w:rsidR="00E43DDB" w:rsidTr="0033163E">
        <w:trPr>
          <w:trHeight w:val="441"/>
        </w:trPr>
        <w:tc>
          <w:tcPr>
            <w:tcW w:w="2792" w:type="dxa"/>
          </w:tcPr>
          <w:p w:rsidR="00E43DDB" w:rsidRDefault="00E43DDB" w:rsidP="0033163E">
            <w:pPr>
              <w:pStyle w:val="TableParagraph"/>
              <w:ind w:right="101"/>
              <w:jc w:val="right"/>
              <w:rPr>
                <w:sz w:val="28"/>
              </w:rPr>
            </w:pPr>
            <w:r>
              <w:rPr>
                <w:sz w:val="28"/>
              </w:rPr>
              <w:t>Priority:</w:t>
            </w:r>
          </w:p>
        </w:tc>
        <w:tc>
          <w:tcPr>
            <w:tcW w:w="6678" w:type="dxa"/>
          </w:tcPr>
          <w:p w:rsidR="00E43DDB" w:rsidRPr="00CE4486" w:rsidRDefault="00CE4486" w:rsidP="0033163E">
            <w:pPr>
              <w:pStyle w:val="TableParagraph"/>
              <w:ind w:left="105"/>
              <w:rPr>
                <w:sz w:val="28"/>
                <w:lang w:val="vi-VN"/>
              </w:rPr>
            </w:pPr>
            <w:r>
              <w:rPr>
                <w:sz w:val="28"/>
                <w:lang w:val="vi-VN"/>
              </w:rPr>
              <w:t>3</w:t>
            </w:r>
          </w:p>
        </w:tc>
      </w:tr>
      <w:tr w:rsidR="00E43DDB" w:rsidTr="0033163E">
        <w:trPr>
          <w:trHeight w:val="443"/>
        </w:trPr>
        <w:tc>
          <w:tcPr>
            <w:tcW w:w="2792" w:type="dxa"/>
          </w:tcPr>
          <w:p w:rsidR="00E43DDB" w:rsidRDefault="00E43DDB" w:rsidP="0033163E">
            <w:pPr>
              <w:pStyle w:val="TableParagraph"/>
              <w:spacing w:before="115"/>
              <w:ind w:right="98"/>
              <w:jc w:val="right"/>
              <w:rPr>
                <w:sz w:val="28"/>
              </w:rPr>
            </w:pPr>
            <w:r>
              <w:rPr>
                <w:sz w:val="28"/>
              </w:rPr>
              <w:t>Frequency of use</w:t>
            </w:r>
          </w:p>
        </w:tc>
        <w:tc>
          <w:tcPr>
            <w:tcW w:w="6678" w:type="dxa"/>
          </w:tcPr>
          <w:p w:rsidR="00E43DDB" w:rsidRDefault="008D282B" w:rsidP="0033163E">
            <w:pPr>
              <w:pStyle w:val="TableParagraph"/>
              <w:spacing w:before="115"/>
              <w:ind w:left="105"/>
              <w:rPr>
                <w:sz w:val="28"/>
              </w:rPr>
            </w:pPr>
            <w:r>
              <w:rPr>
                <w:sz w:val="28"/>
              </w:rPr>
              <w:t>Không</w:t>
            </w:r>
            <w:r w:rsidR="000061A0">
              <w:rPr>
                <w:sz w:val="28"/>
              </w:rPr>
              <w:t xml:space="preserve"> thường</w:t>
            </w:r>
            <w:r w:rsidR="00E43DDB">
              <w:rPr>
                <w:sz w:val="28"/>
              </w:rPr>
              <w:t xml:space="preserve"> xuyên</w:t>
            </w:r>
          </w:p>
        </w:tc>
      </w:tr>
      <w:tr w:rsidR="00E43DDB" w:rsidTr="0033163E">
        <w:trPr>
          <w:trHeight w:val="441"/>
        </w:trPr>
        <w:tc>
          <w:tcPr>
            <w:tcW w:w="2792" w:type="dxa"/>
          </w:tcPr>
          <w:p w:rsidR="00E43DDB" w:rsidRDefault="00E43DDB" w:rsidP="0033163E">
            <w:pPr>
              <w:pStyle w:val="TableParagraph"/>
              <w:ind w:right="99"/>
              <w:jc w:val="right"/>
              <w:rPr>
                <w:sz w:val="28"/>
              </w:rPr>
            </w:pPr>
            <w:r>
              <w:rPr>
                <w:sz w:val="28"/>
              </w:rPr>
              <w:lastRenderedPageBreak/>
              <w:t>Business Rules:</w:t>
            </w:r>
          </w:p>
        </w:tc>
        <w:tc>
          <w:tcPr>
            <w:tcW w:w="6678" w:type="dxa"/>
          </w:tcPr>
          <w:p w:rsidR="00E43DDB" w:rsidRDefault="00E43DDB" w:rsidP="0033163E">
            <w:pPr>
              <w:pStyle w:val="TableParagraph"/>
              <w:ind w:left="105"/>
              <w:rPr>
                <w:sz w:val="28"/>
              </w:rPr>
            </w:pPr>
            <w:r>
              <w:rPr>
                <w:sz w:val="28"/>
              </w:rPr>
              <w:t>Không có</w:t>
            </w:r>
          </w:p>
        </w:tc>
      </w:tr>
      <w:tr w:rsidR="00E43DDB" w:rsidTr="0033163E">
        <w:trPr>
          <w:trHeight w:val="441"/>
        </w:trPr>
        <w:tc>
          <w:tcPr>
            <w:tcW w:w="2792" w:type="dxa"/>
          </w:tcPr>
          <w:p w:rsidR="00E43DDB" w:rsidRDefault="00E43DDB" w:rsidP="0033163E">
            <w:pPr>
              <w:pStyle w:val="TableParagraph"/>
              <w:ind w:right="100"/>
              <w:jc w:val="right"/>
              <w:rPr>
                <w:sz w:val="28"/>
              </w:rPr>
            </w:pPr>
            <w:r>
              <w:rPr>
                <w:sz w:val="28"/>
              </w:rPr>
              <w:t>Special Requirements:</w:t>
            </w:r>
          </w:p>
        </w:tc>
        <w:tc>
          <w:tcPr>
            <w:tcW w:w="6678" w:type="dxa"/>
          </w:tcPr>
          <w:p w:rsidR="00E43DDB" w:rsidRDefault="00E43DDB" w:rsidP="0033163E">
            <w:pPr>
              <w:pStyle w:val="TableParagraph"/>
              <w:ind w:left="105"/>
              <w:rPr>
                <w:sz w:val="28"/>
              </w:rPr>
            </w:pPr>
            <w:r>
              <w:rPr>
                <w:sz w:val="28"/>
              </w:rPr>
              <w:t>Không có</w:t>
            </w:r>
          </w:p>
        </w:tc>
      </w:tr>
      <w:tr w:rsidR="00E43DDB" w:rsidTr="0033163E">
        <w:trPr>
          <w:trHeight w:val="444"/>
        </w:trPr>
        <w:tc>
          <w:tcPr>
            <w:tcW w:w="2792" w:type="dxa"/>
          </w:tcPr>
          <w:p w:rsidR="00E43DDB" w:rsidRDefault="00E43DDB" w:rsidP="0033163E">
            <w:pPr>
              <w:pStyle w:val="TableParagraph"/>
              <w:spacing w:before="115"/>
              <w:ind w:right="99"/>
              <w:jc w:val="right"/>
              <w:rPr>
                <w:sz w:val="28"/>
              </w:rPr>
            </w:pPr>
            <w:r>
              <w:rPr>
                <w:sz w:val="28"/>
              </w:rPr>
              <w:t>Assumptions:</w:t>
            </w:r>
          </w:p>
        </w:tc>
        <w:tc>
          <w:tcPr>
            <w:tcW w:w="6678" w:type="dxa"/>
          </w:tcPr>
          <w:p w:rsidR="00E43DDB" w:rsidRDefault="00E43DDB" w:rsidP="0033163E">
            <w:pPr>
              <w:pStyle w:val="TableParagraph"/>
              <w:spacing w:before="115"/>
              <w:ind w:left="105"/>
              <w:rPr>
                <w:sz w:val="28"/>
              </w:rPr>
            </w:pPr>
            <w:r>
              <w:rPr>
                <w:sz w:val="28"/>
              </w:rPr>
              <w:t>Không có</w:t>
            </w:r>
          </w:p>
        </w:tc>
      </w:tr>
      <w:tr w:rsidR="00E43DDB" w:rsidTr="0033163E">
        <w:trPr>
          <w:trHeight w:val="441"/>
        </w:trPr>
        <w:tc>
          <w:tcPr>
            <w:tcW w:w="2792" w:type="dxa"/>
          </w:tcPr>
          <w:p w:rsidR="00E43DDB" w:rsidRDefault="00E43DDB" w:rsidP="0033163E">
            <w:pPr>
              <w:pStyle w:val="TableParagraph"/>
              <w:ind w:right="100"/>
              <w:jc w:val="right"/>
              <w:rPr>
                <w:sz w:val="28"/>
              </w:rPr>
            </w:pPr>
            <w:r>
              <w:rPr>
                <w:sz w:val="28"/>
              </w:rPr>
              <w:t>Notes and Issues:</w:t>
            </w:r>
          </w:p>
        </w:tc>
        <w:tc>
          <w:tcPr>
            <w:tcW w:w="6678" w:type="dxa"/>
          </w:tcPr>
          <w:p w:rsidR="00E43DDB" w:rsidRDefault="00E43DDB" w:rsidP="0033163E">
            <w:pPr>
              <w:pStyle w:val="TableParagraph"/>
              <w:ind w:left="105"/>
              <w:rPr>
                <w:sz w:val="28"/>
              </w:rPr>
            </w:pPr>
            <w:r>
              <w:rPr>
                <w:sz w:val="28"/>
              </w:rPr>
              <w:t>Không có</w:t>
            </w:r>
          </w:p>
        </w:tc>
      </w:tr>
    </w:tbl>
    <w:p w:rsidR="00E43DDB" w:rsidRDefault="00E43DDB" w:rsidP="00C55D80">
      <w:pPr>
        <w:tabs>
          <w:tab w:val="left" w:pos="1002"/>
        </w:tabs>
        <w:spacing w:before="65"/>
        <w:ind w:right="5922"/>
        <w:rPr>
          <w:sz w:val="28"/>
        </w:rPr>
      </w:pPr>
    </w:p>
    <w:p w:rsidR="00CF3212" w:rsidRDefault="00CF3212" w:rsidP="00DA5E24">
      <w:pPr>
        <w:pStyle w:val="ListParagraph"/>
        <w:numPr>
          <w:ilvl w:val="1"/>
          <w:numId w:val="14"/>
        </w:numPr>
        <w:tabs>
          <w:tab w:val="left" w:pos="1002"/>
        </w:tabs>
        <w:spacing w:before="65"/>
        <w:rPr>
          <w:sz w:val="28"/>
        </w:rPr>
      </w:pPr>
      <w:r>
        <w:rPr>
          <w:sz w:val="28"/>
        </w:rPr>
        <w:t>Đặc tả use case Đăng ký sự kiện</w:t>
      </w:r>
    </w:p>
    <w:p w:rsidR="00CF3212" w:rsidRDefault="000C2C85" w:rsidP="00CF3212">
      <w:pPr>
        <w:spacing w:before="124"/>
        <w:ind w:left="282"/>
        <w:rPr>
          <w:sz w:val="24"/>
        </w:rPr>
      </w:pPr>
      <w:r>
        <w:rPr>
          <w:b/>
          <w:sz w:val="24"/>
        </w:rPr>
        <w:t>Bảng 2.13</w:t>
      </w:r>
      <w:r w:rsidR="00CF3212">
        <w:rPr>
          <w:b/>
          <w:sz w:val="24"/>
        </w:rPr>
        <w:t xml:space="preserve"> </w:t>
      </w:r>
      <w:r w:rsidR="00CF3212">
        <w:rPr>
          <w:sz w:val="24"/>
        </w:rPr>
        <w:t>Đặc tả use case Đăng ký sự kiện</w:t>
      </w:r>
    </w:p>
    <w:p w:rsidR="00CF3212" w:rsidRDefault="00CF3212" w:rsidP="00CF3212">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CF3212" w:rsidTr="0033163E">
        <w:trPr>
          <w:trHeight w:val="441"/>
        </w:trPr>
        <w:tc>
          <w:tcPr>
            <w:tcW w:w="2792" w:type="dxa"/>
          </w:tcPr>
          <w:p w:rsidR="00CF3212" w:rsidRDefault="00CF3212" w:rsidP="0033163E">
            <w:pPr>
              <w:pStyle w:val="TableParagraph"/>
              <w:ind w:right="98"/>
              <w:jc w:val="right"/>
              <w:rPr>
                <w:sz w:val="28"/>
              </w:rPr>
            </w:pPr>
            <w:r>
              <w:rPr>
                <w:sz w:val="28"/>
              </w:rPr>
              <w:t>Use case ID:</w:t>
            </w:r>
          </w:p>
        </w:tc>
        <w:tc>
          <w:tcPr>
            <w:tcW w:w="6678" w:type="dxa"/>
          </w:tcPr>
          <w:p w:rsidR="00CF3212" w:rsidRPr="000C2C85" w:rsidRDefault="000C2C85" w:rsidP="0033163E">
            <w:pPr>
              <w:pStyle w:val="TableParagraph"/>
              <w:ind w:left="105"/>
              <w:rPr>
                <w:sz w:val="28"/>
                <w:lang w:val="vi-VN"/>
              </w:rPr>
            </w:pPr>
            <w:r>
              <w:rPr>
                <w:sz w:val="28"/>
                <w:lang w:val="vi-VN"/>
              </w:rPr>
              <w:t>UC13</w:t>
            </w:r>
          </w:p>
        </w:tc>
      </w:tr>
      <w:tr w:rsidR="00CF3212" w:rsidTr="0033163E">
        <w:trPr>
          <w:trHeight w:val="443"/>
        </w:trPr>
        <w:tc>
          <w:tcPr>
            <w:tcW w:w="2792" w:type="dxa"/>
          </w:tcPr>
          <w:p w:rsidR="00CF3212" w:rsidRDefault="00CF3212" w:rsidP="0033163E">
            <w:pPr>
              <w:pStyle w:val="TableParagraph"/>
              <w:spacing w:before="115"/>
              <w:ind w:right="103"/>
              <w:jc w:val="right"/>
              <w:rPr>
                <w:sz w:val="28"/>
              </w:rPr>
            </w:pPr>
            <w:r>
              <w:rPr>
                <w:sz w:val="28"/>
              </w:rPr>
              <w:t>Use case Name:</w:t>
            </w:r>
          </w:p>
        </w:tc>
        <w:tc>
          <w:tcPr>
            <w:tcW w:w="6678" w:type="dxa"/>
          </w:tcPr>
          <w:p w:rsidR="00CF3212" w:rsidRDefault="00CF3212" w:rsidP="0033163E">
            <w:pPr>
              <w:pStyle w:val="TableParagraph"/>
              <w:spacing w:before="115"/>
              <w:rPr>
                <w:sz w:val="28"/>
              </w:rPr>
            </w:pPr>
            <w:r>
              <w:rPr>
                <w:sz w:val="28"/>
              </w:rPr>
              <w:t xml:space="preserve"> Đăng ký sự kiện</w:t>
            </w:r>
          </w:p>
        </w:tc>
      </w:tr>
      <w:tr w:rsidR="00CF3212" w:rsidTr="0033163E">
        <w:trPr>
          <w:trHeight w:val="441"/>
        </w:trPr>
        <w:tc>
          <w:tcPr>
            <w:tcW w:w="2792" w:type="dxa"/>
          </w:tcPr>
          <w:p w:rsidR="00CF3212" w:rsidRDefault="00CF3212" w:rsidP="0033163E">
            <w:pPr>
              <w:pStyle w:val="TableParagraph"/>
              <w:ind w:right="98"/>
              <w:jc w:val="right"/>
              <w:rPr>
                <w:sz w:val="28"/>
              </w:rPr>
            </w:pPr>
            <w:r>
              <w:rPr>
                <w:sz w:val="28"/>
              </w:rPr>
              <w:t>Actors:</w:t>
            </w:r>
          </w:p>
        </w:tc>
        <w:tc>
          <w:tcPr>
            <w:tcW w:w="6678" w:type="dxa"/>
          </w:tcPr>
          <w:p w:rsidR="00CF3212" w:rsidRDefault="00CF3212" w:rsidP="0033163E">
            <w:pPr>
              <w:pStyle w:val="TableParagraph"/>
              <w:ind w:left="105"/>
              <w:rPr>
                <w:sz w:val="28"/>
              </w:rPr>
            </w:pPr>
            <w:r>
              <w:rPr>
                <w:sz w:val="28"/>
              </w:rPr>
              <w:t>Quản lý cửa hàng</w:t>
            </w:r>
          </w:p>
        </w:tc>
      </w:tr>
      <w:tr w:rsidR="00CF3212" w:rsidTr="0033163E">
        <w:trPr>
          <w:trHeight w:val="765"/>
        </w:trPr>
        <w:tc>
          <w:tcPr>
            <w:tcW w:w="2792" w:type="dxa"/>
          </w:tcPr>
          <w:p w:rsidR="00CF3212" w:rsidRDefault="00CF3212" w:rsidP="0033163E">
            <w:pPr>
              <w:pStyle w:val="TableParagraph"/>
              <w:spacing w:line="240" w:lineRule="auto"/>
              <w:ind w:right="98"/>
              <w:jc w:val="right"/>
              <w:rPr>
                <w:sz w:val="28"/>
              </w:rPr>
            </w:pPr>
            <w:r>
              <w:rPr>
                <w:sz w:val="28"/>
              </w:rPr>
              <w:t>Desctiption:</w:t>
            </w:r>
          </w:p>
        </w:tc>
        <w:tc>
          <w:tcPr>
            <w:tcW w:w="6678" w:type="dxa"/>
          </w:tcPr>
          <w:p w:rsidR="00CF3212" w:rsidRDefault="00CF3212" w:rsidP="00CF3212">
            <w:pPr>
              <w:pStyle w:val="TableParagraph"/>
              <w:spacing w:before="116" w:line="322" w:lineRule="exact"/>
              <w:ind w:right="510"/>
              <w:rPr>
                <w:i/>
                <w:sz w:val="28"/>
              </w:rPr>
            </w:pPr>
            <w:r>
              <w:rPr>
                <w:sz w:val="28"/>
              </w:rPr>
              <w:t xml:space="preserve"> Use case này cho phép Quản lý cửa hàng đăng ký sự kiện mới cho sản phẩm của mình (giảm giá, ưu đãi,  …)</w:t>
            </w:r>
          </w:p>
        </w:tc>
      </w:tr>
      <w:tr w:rsidR="00CF3212" w:rsidTr="0033163E">
        <w:trPr>
          <w:trHeight w:val="441"/>
        </w:trPr>
        <w:tc>
          <w:tcPr>
            <w:tcW w:w="2792" w:type="dxa"/>
          </w:tcPr>
          <w:p w:rsidR="00CF3212" w:rsidRDefault="00CF3212" w:rsidP="0033163E">
            <w:pPr>
              <w:pStyle w:val="TableParagraph"/>
              <w:ind w:right="99"/>
              <w:jc w:val="right"/>
              <w:rPr>
                <w:sz w:val="28"/>
              </w:rPr>
            </w:pPr>
            <w:r>
              <w:rPr>
                <w:sz w:val="28"/>
              </w:rPr>
              <w:t>Trigger:</w:t>
            </w:r>
          </w:p>
        </w:tc>
        <w:tc>
          <w:tcPr>
            <w:tcW w:w="6678" w:type="dxa"/>
          </w:tcPr>
          <w:p w:rsidR="00CF3212" w:rsidRDefault="00CF3212" w:rsidP="00CF3212">
            <w:pPr>
              <w:pStyle w:val="TableParagraph"/>
              <w:ind w:left="105"/>
              <w:rPr>
                <w:sz w:val="28"/>
              </w:rPr>
            </w:pPr>
            <w:r>
              <w:rPr>
                <w:sz w:val="28"/>
              </w:rPr>
              <w:t>Tác nhân gửi form đăng ký sự kiện</w:t>
            </w:r>
          </w:p>
        </w:tc>
      </w:tr>
      <w:tr w:rsidR="00CF3212" w:rsidTr="0033163E">
        <w:trPr>
          <w:trHeight w:val="441"/>
        </w:trPr>
        <w:tc>
          <w:tcPr>
            <w:tcW w:w="2792" w:type="dxa"/>
          </w:tcPr>
          <w:p w:rsidR="00CF3212" w:rsidRDefault="00CF3212" w:rsidP="0033163E">
            <w:pPr>
              <w:pStyle w:val="TableParagraph"/>
              <w:spacing w:before="113"/>
              <w:ind w:right="98"/>
              <w:jc w:val="right"/>
              <w:rPr>
                <w:sz w:val="28"/>
              </w:rPr>
            </w:pPr>
            <w:r>
              <w:rPr>
                <w:sz w:val="28"/>
              </w:rPr>
              <w:t>Preconditions:</w:t>
            </w:r>
          </w:p>
        </w:tc>
        <w:tc>
          <w:tcPr>
            <w:tcW w:w="6678" w:type="dxa"/>
          </w:tcPr>
          <w:p w:rsidR="00CF3212" w:rsidRDefault="00CF3212" w:rsidP="0033163E">
            <w:pPr>
              <w:pStyle w:val="TableParagraph"/>
              <w:spacing w:before="113"/>
              <w:ind w:left="105"/>
              <w:rPr>
                <w:sz w:val="28"/>
              </w:rPr>
            </w:pPr>
            <w:r>
              <w:rPr>
                <w:sz w:val="28"/>
              </w:rPr>
              <w:t>Tác nhân đã đăng nhập vào hệ thống hỗ trợ cửa hàng</w:t>
            </w:r>
          </w:p>
        </w:tc>
      </w:tr>
      <w:tr w:rsidR="00CF3212" w:rsidTr="0033163E">
        <w:trPr>
          <w:trHeight w:val="770"/>
        </w:trPr>
        <w:tc>
          <w:tcPr>
            <w:tcW w:w="2792" w:type="dxa"/>
          </w:tcPr>
          <w:p w:rsidR="00CF3212" w:rsidRDefault="00CF3212" w:rsidP="0033163E">
            <w:pPr>
              <w:pStyle w:val="TableParagraph"/>
              <w:spacing w:line="240" w:lineRule="auto"/>
              <w:ind w:right="99"/>
              <w:jc w:val="right"/>
              <w:rPr>
                <w:sz w:val="28"/>
              </w:rPr>
            </w:pPr>
            <w:r>
              <w:rPr>
                <w:sz w:val="28"/>
              </w:rPr>
              <w:t>Postconditions:</w:t>
            </w:r>
          </w:p>
        </w:tc>
        <w:tc>
          <w:tcPr>
            <w:tcW w:w="6678" w:type="dxa"/>
          </w:tcPr>
          <w:p w:rsidR="00CF3212" w:rsidRPr="008D282B" w:rsidRDefault="00CF3212" w:rsidP="00CF3212">
            <w:pPr>
              <w:pStyle w:val="TableParagraph"/>
              <w:tabs>
                <w:tab w:val="left" w:pos="825"/>
              </w:tabs>
              <w:spacing w:before="120" w:line="324" w:lineRule="exact"/>
              <w:ind w:left="825" w:right="195" w:hanging="360"/>
              <w:rPr>
                <w:sz w:val="28"/>
              </w:rPr>
            </w:pPr>
            <w:r>
              <w:rPr>
                <w:sz w:val="28"/>
              </w:rPr>
              <w:t>Thông tin sự kiện được lưu và chờ Quản lý bán hàng giải quyết. Sau khi xác thực thông tin sự kiện và sự kiện không vi phạm điều lệ thì hệ thống sẽ đưa sự kiện lên website</w:t>
            </w:r>
          </w:p>
        </w:tc>
      </w:tr>
      <w:tr w:rsidR="00CF3212" w:rsidTr="0033163E">
        <w:trPr>
          <w:trHeight w:val="2373"/>
        </w:trPr>
        <w:tc>
          <w:tcPr>
            <w:tcW w:w="2792" w:type="dxa"/>
          </w:tcPr>
          <w:p w:rsidR="00CF3212" w:rsidRDefault="00CF3212" w:rsidP="0033163E">
            <w:pPr>
              <w:pStyle w:val="TableParagraph"/>
              <w:spacing w:line="240" w:lineRule="auto"/>
              <w:ind w:right="99"/>
              <w:jc w:val="right"/>
              <w:rPr>
                <w:sz w:val="28"/>
              </w:rPr>
            </w:pPr>
            <w:r>
              <w:rPr>
                <w:sz w:val="28"/>
              </w:rPr>
              <w:t>Normal flow:</w:t>
            </w:r>
          </w:p>
        </w:tc>
        <w:tc>
          <w:tcPr>
            <w:tcW w:w="6678" w:type="dxa"/>
          </w:tcPr>
          <w:p w:rsidR="00CF3212" w:rsidRDefault="00CF3212" w:rsidP="0033163E">
            <w:pPr>
              <w:pStyle w:val="TableParagraph"/>
              <w:tabs>
                <w:tab w:val="left" w:pos="826"/>
              </w:tabs>
              <w:spacing w:before="0" w:line="321" w:lineRule="exact"/>
              <w:rPr>
                <w:sz w:val="28"/>
              </w:rPr>
            </w:pPr>
          </w:p>
          <w:p w:rsidR="00CF3212" w:rsidRDefault="00CF3212" w:rsidP="00DA5E24">
            <w:pPr>
              <w:pStyle w:val="TableParagraph"/>
              <w:numPr>
                <w:ilvl w:val="0"/>
                <w:numId w:val="22"/>
              </w:numPr>
              <w:tabs>
                <w:tab w:val="left" w:pos="826"/>
              </w:tabs>
              <w:spacing w:before="3" w:line="240" w:lineRule="auto"/>
              <w:ind w:right="700"/>
              <w:rPr>
                <w:sz w:val="28"/>
              </w:rPr>
            </w:pPr>
            <w:r>
              <w:rPr>
                <w:sz w:val="28"/>
              </w:rPr>
              <w:t>Tác nhân điền form đăng ký sự kiện trên trang hỗ trợ cửa hàng</w:t>
            </w:r>
          </w:p>
          <w:p w:rsidR="00CF3212" w:rsidRDefault="00CF3212" w:rsidP="00DA5E24">
            <w:pPr>
              <w:pStyle w:val="TableParagraph"/>
              <w:numPr>
                <w:ilvl w:val="0"/>
                <w:numId w:val="22"/>
              </w:numPr>
              <w:tabs>
                <w:tab w:val="left" w:pos="826"/>
              </w:tabs>
              <w:spacing w:before="3" w:line="240" w:lineRule="auto"/>
              <w:ind w:right="700"/>
              <w:rPr>
                <w:sz w:val="28"/>
              </w:rPr>
            </w:pPr>
            <w:r>
              <w:rPr>
                <w:sz w:val="28"/>
              </w:rPr>
              <w:t>Tác nhân ấn nút gửi bản đăng ký</w:t>
            </w:r>
          </w:p>
          <w:p w:rsidR="00CF3212" w:rsidRDefault="00CF3212" w:rsidP="00DA5E24">
            <w:pPr>
              <w:pStyle w:val="TableParagraph"/>
              <w:numPr>
                <w:ilvl w:val="0"/>
                <w:numId w:val="22"/>
              </w:numPr>
              <w:tabs>
                <w:tab w:val="left" w:pos="826"/>
              </w:tabs>
              <w:spacing w:before="3" w:line="240" w:lineRule="auto"/>
              <w:ind w:right="700"/>
              <w:rPr>
                <w:sz w:val="28"/>
              </w:rPr>
            </w:pPr>
            <w:r>
              <w:rPr>
                <w:sz w:val="28"/>
              </w:rPr>
              <w:t>Tác nhân Quản lý bán hàng sẽ kiểm tra thông</w:t>
            </w:r>
            <w:r w:rsidR="00B3431D">
              <w:rPr>
                <w:sz w:val="28"/>
              </w:rPr>
              <w:t xml:space="preserve"> tin</w:t>
            </w:r>
            <w:r>
              <w:rPr>
                <w:sz w:val="28"/>
              </w:rPr>
              <w:t xml:space="preserve"> sự kiện</w:t>
            </w:r>
          </w:p>
          <w:p w:rsidR="00CF3212" w:rsidRPr="004F70E7" w:rsidRDefault="00CF3212" w:rsidP="00DA5E24">
            <w:pPr>
              <w:pStyle w:val="TableParagraph"/>
              <w:numPr>
                <w:ilvl w:val="0"/>
                <w:numId w:val="22"/>
              </w:numPr>
              <w:tabs>
                <w:tab w:val="left" w:pos="826"/>
              </w:tabs>
              <w:spacing w:before="3" w:line="240" w:lineRule="auto"/>
              <w:ind w:right="700"/>
              <w:rPr>
                <w:sz w:val="28"/>
              </w:rPr>
            </w:pPr>
            <w:r>
              <w:rPr>
                <w:sz w:val="28"/>
              </w:rPr>
              <w:t xml:space="preserve">Nếu thông tin sự kiện hợp lệ, sự kiện sẽ được đưa lên bán trên website. Nếu không sẽ hủy đơn đăng ký. </w:t>
            </w:r>
          </w:p>
        </w:tc>
      </w:tr>
      <w:tr w:rsidR="00CF3212" w:rsidTr="0033163E">
        <w:trPr>
          <w:trHeight w:val="441"/>
        </w:trPr>
        <w:tc>
          <w:tcPr>
            <w:tcW w:w="2792" w:type="dxa"/>
          </w:tcPr>
          <w:p w:rsidR="00CF3212" w:rsidRDefault="00CF3212" w:rsidP="0033163E">
            <w:pPr>
              <w:pStyle w:val="TableParagraph"/>
              <w:ind w:right="100"/>
              <w:jc w:val="right"/>
              <w:rPr>
                <w:sz w:val="28"/>
              </w:rPr>
            </w:pPr>
            <w:r>
              <w:rPr>
                <w:sz w:val="28"/>
              </w:rPr>
              <w:t>Alternative flow:</w:t>
            </w:r>
          </w:p>
        </w:tc>
        <w:tc>
          <w:tcPr>
            <w:tcW w:w="6678" w:type="dxa"/>
          </w:tcPr>
          <w:p w:rsidR="00CF3212" w:rsidRDefault="00CF3212" w:rsidP="0033163E">
            <w:pPr>
              <w:pStyle w:val="TableParagraph"/>
              <w:ind w:left="105"/>
              <w:rPr>
                <w:sz w:val="28"/>
              </w:rPr>
            </w:pPr>
            <w:r>
              <w:rPr>
                <w:sz w:val="28"/>
              </w:rPr>
              <w:t>Không có</w:t>
            </w:r>
          </w:p>
        </w:tc>
      </w:tr>
      <w:tr w:rsidR="00CF3212" w:rsidTr="0033163E">
        <w:trPr>
          <w:trHeight w:val="443"/>
        </w:trPr>
        <w:tc>
          <w:tcPr>
            <w:tcW w:w="2792" w:type="dxa"/>
          </w:tcPr>
          <w:p w:rsidR="00CF3212" w:rsidRDefault="00CF3212" w:rsidP="0033163E">
            <w:pPr>
              <w:pStyle w:val="TableParagraph"/>
              <w:spacing w:before="115"/>
              <w:ind w:right="98"/>
              <w:jc w:val="right"/>
              <w:rPr>
                <w:sz w:val="28"/>
              </w:rPr>
            </w:pPr>
            <w:r>
              <w:rPr>
                <w:sz w:val="28"/>
              </w:rPr>
              <w:t>Exceptions:</w:t>
            </w:r>
          </w:p>
        </w:tc>
        <w:tc>
          <w:tcPr>
            <w:tcW w:w="6678" w:type="dxa"/>
          </w:tcPr>
          <w:p w:rsidR="00CF3212" w:rsidRDefault="00CF3212" w:rsidP="00CF3212">
            <w:pPr>
              <w:pStyle w:val="TableParagraph"/>
              <w:spacing w:before="115"/>
              <w:ind w:left="105"/>
              <w:rPr>
                <w:sz w:val="28"/>
              </w:rPr>
            </w:pPr>
            <w:r>
              <w:rPr>
                <w:sz w:val="28"/>
              </w:rPr>
              <w:t>Tác nhân không điền đủ thông tin cho sự kiện muốn bán</w:t>
            </w:r>
          </w:p>
        </w:tc>
      </w:tr>
      <w:tr w:rsidR="00CF3212" w:rsidTr="0033163E">
        <w:trPr>
          <w:trHeight w:val="441"/>
        </w:trPr>
        <w:tc>
          <w:tcPr>
            <w:tcW w:w="2792" w:type="dxa"/>
          </w:tcPr>
          <w:p w:rsidR="00CF3212" w:rsidRDefault="00CF3212" w:rsidP="0033163E">
            <w:pPr>
              <w:pStyle w:val="TableParagraph"/>
              <w:ind w:right="99"/>
              <w:jc w:val="right"/>
              <w:rPr>
                <w:sz w:val="28"/>
              </w:rPr>
            </w:pPr>
            <w:r>
              <w:rPr>
                <w:sz w:val="28"/>
              </w:rPr>
              <w:t>Includes:</w:t>
            </w:r>
          </w:p>
        </w:tc>
        <w:tc>
          <w:tcPr>
            <w:tcW w:w="6678" w:type="dxa"/>
          </w:tcPr>
          <w:p w:rsidR="00CF3212" w:rsidRDefault="00CF3212" w:rsidP="0033163E">
            <w:pPr>
              <w:pStyle w:val="TableParagraph"/>
              <w:ind w:left="105"/>
              <w:rPr>
                <w:sz w:val="28"/>
              </w:rPr>
            </w:pPr>
            <w:r>
              <w:rPr>
                <w:sz w:val="28"/>
              </w:rPr>
              <w:t>Không có</w:t>
            </w:r>
          </w:p>
        </w:tc>
      </w:tr>
      <w:tr w:rsidR="00CF3212" w:rsidTr="0033163E">
        <w:trPr>
          <w:trHeight w:val="441"/>
        </w:trPr>
        <w:tc>
          <w:tcPr>
            <w:tcW w:w="2792" w:type="dxa"/>
          </w:tcPr>
          <w:p w:rsidR="00CF3212" w:rsidRDefault="00CF3212" w:rsidP="0033163E">
            <w:pPr>
              <w:pStyle w:val="TableParagraph"/>
              <w:ind w:right="101"/>
              <w:jc w:val="right"/>
              <w:rPr>
                <w:sz w:val="28"/>
              </w:rPr>
            </w:pPr>
            <w:r>
              <w:rPr>
                <w:sz w:val="28"/>
              </w:rPr>
              <w:t>Priority:</w:t>
            </w:r>
          </w:p>
        </w:tc>
        <w:tc>
          <w:tcPr>
            <w:tcW w:w="6678" w:type="dxa"/>
          </w:tcPr>
          <w:p w:rsidR="00CF3212" w:rsidRPr="00CE4486" w:rsidRDefault="00CE4486" w:rsidP="0033163E">
            <w:pPr>
              <w:pStyle w:val="TableParagraph"/>
              <w:ind w:left="105"/>
              <w:rPr>
                <w:sz w:val="28"/>
                <w:lang w:val="vi-VN"/>
              </w:rPr>
            </w:pPr>
            <w:r>
              <w:rPr>
                <w:sz w:val="28"/>
                <w:lang w:val="vi-VN"/>
              </w:rPr>
              <w:t>3</w:t>
            </w:r>
          </w:p>
        </w:tc>
      </w:tr>
      <w:tr w:rsidR="00CF3212" w:rsidTr="0033163E">
        <w:trPr>
          <w:trHeight w:val="443"/>
        </w:trPr>
        <w:tc>
          <w:tcPr>
            <w:tcW w:w="2792" w:type="dxa"/>
          </w:tcPr>
          <w:p w:rsidR="00CF3212" w:rsidRDefault="00CF3212" w:rsidP="0033163E">
            <w:pPr>
              <w:pStyle w:val="TableParagraph"/>
              <w:spacing w:before="115"/>
              <w:ind w:right="98"/>
              <w:jc w:val="right"/>
              <w:rPr>
                <w:sz w:val="28"/>
              </w:rPr>
            </w:pPr>
            <w:r>
              <w:rPr>
                <w:sz w:val="28"/>
              </w:rPr>
              <w:t>Frequency of use</w:t>
            </w:r>
          </w:p>
        </w:tc>
        <w:tc>
          <w:tcPr>
            <w:tcW w:w="6678" w:type="dxa"/>
          </w:tcPr>
          <w:p w:rsidR="00CF3212" w:rsidRDefault="00CF3212" w:rsidP="0033163E">
            <w:pPr>
              <w:pStyle w:val="TableParagraph"/>
              <w:spacing w:before="115"/>
              <w:ind w:left="105"/>
              <w:rPr>
                <w:sz w:val="28"/>
              </w:rPr>
            </w:pPr>
            <w:r>
              <w:rPr>
                <w:sz w:val="28"/>
              </w:rPr>
              <w:t>Không</w:t>
            </w:r>
            <w:r w:rsidR="000061A0">
              <w:rPr>
                <w:sz w:val="28"/>
              </w:rPr>
              <w:t xml:space="preserve"> thường</w:t>
            </w:r>
            <w:r>
              <w:rPr>
                <w:sz w:val="28"/>
              </w:rPr>
              <w:t xml:space="preserve"> xuyên</w:t>
            </w:r>
          </w:p>
        </w:tc>
      </w:tr>
      <w:tr w:rsidR="00CF3212" w:rsidTr="0033163E">
        <w:trPr>
          <w:trHeight w:val="441"/>
        </w:trPr>
        <w:tc>
          <w:tcPr>
            <w:tcW w:w="2792" w:type="dxa"/>
          </w:tcPr>
          <w:p w:rsidR="00CF3212" w:rsidRDefault="00CF3212" w:rsidP="0033163E">
            <w:pPr>
              <w:pStyle w:val="TableParagraph"/>
              <w:ind w:right="99"/>
              <w:jc w:val="right"/>
              <w:rPr>
                <w:sz w:val="28"/>
              </w:rPr>
            </w:pPr>
            <w:r>
              <w:rPr>
                <w:sz w:val="28"/>
              </w:rPr>
              <w:lastRenderedPageBreak/>
              <w:t>Business Rules:</w:t>
            </w:r>
          </w:p>
        </w:tc>
        <w:tc>
          <w:tcPr>
            <w:tcW w:w="6678" w:type="dxa"/>
          </w:tcPr>
          <w:p w:rsidR="00CF3212" w:rsidRDefault="00CF3212" w:rsidP="0033163E">
            <w:pPr>
              <w:pStyle w:val="TableParagraph"/>
              <w:ind w:left="105"/>
              <w:rPr>
                <w:sz w:val="28"/>
              </w:rPr>
            </w:pPr>
            <w:r>
              <w:rPr>
                <w:sz w:val="28"/>
              </w:rPr>
              <w:t>Không có</w:t>
            </w:r>
          </w:p>
        </w:tc>
      </w:tr>
      <w:tr w:rsidR="00CF3212" w:rsidTr="0033163E">
        <w:trPr>
          <w:trHeight w:val="441"/>
        </w:trPr>
        <w:tc>
          <w:tcPr>
            <w:tcW w:w="2792" w:type="dxa"/>
          </w:tcPr>
          <w:p w:rsidR="00CF3212" w:rsidRDefault="00CF3212" w:rsidP="0033163E">
            <w:pPr>
              <w:pStyle w:val="TableParagraph"/>
              <w:ind w:right="100"/>
              <w:jc w:val="right"/>
              <w:rPr>
                <w:sz w:val="28"/>
              </w:rPr>
            </w:pPr>
            <w:r>
              <w:rPr>
                <w:sz w:val="28"/>
              </w:rPr>
              <w:t>Special Requirements:</w:t>
            </w:r>
          </w:p>
        </w:tc>
        <w:tc>
          <w:tcPr>
            <w:tcW w:w="6678" w:type="dxa"/>
          </w:tcPr>
          <w:p w:rsidR="00CF3212" w:rsidRDefault="00CF3212" w:rsidP="0033163E">
            <w:pPr>
              <w:pStyle w:val="TableParagraph"/>
              <w:ind w:left="105"/>
              <w:rPr>
                <w:sz w:val="28"/>
              </w:rPr>
            </w:pPr>
            <w:r>
              <w:rPr>
                <w:sz w:val="28"/>
              </w:rPr>
              <w:t>Không có</w:t>
            </w:r>
          </w:p>
        </w:tc>
      </w:tr>
      <w:tr w:rsidR="00CF3212" w:rsidTr="0033163E">
        <w:trPr>
          <w:trHeight w:val="444"/>
        </w:trPr>
        <w:tc>
          <w:tcPr>
            <w:tcW w:w="2792" w:type="dxa"/>
          </w:tcPr>
          <w:p w:rsidR="00CF3212" w:rsidRDefault="00CF3212" w:rsidP="0033163E">
            <w:pPr>
              <w:pStyle w:val="TableParagraph"/>
              <w:spacing w:before="115"/>
              <w:ind w:right="99"/>
              <w:jc w:val="right"/>
              <w:rPr>
                <w:sz w:val="28"/>
              </w:rPr>
            </w:pPr>
            <w:r>
              <w:rPr>
                <w:sz w:val="28"/>
              </w:rPr>
              <w:t>Assumptions:</w:t>
            </w:r>
          </w:p>
        </w:tc>
        <w:tc>
          <w:tcPr>
            <w:tcW w:w="6678" w:type="dxa"/>
          </w:tcPr>
          <w:p w:rsidR="00CF3212" w:rsidRDefault="00CF3212" w:rsidP="0033163E">
            <w:pPr>
              <w:pStyle w:val="TableParagraph"/>
              <w:spacing w:before="115"/>
              <w:ind w:left="105"/>
              <w:rPr>
                <w:sz w:val="28"/>
              </w:rPr>
            </w:pPr>
            <w:r>
              <w:rPr>
                <w:sz w:val="28"/>
              </w:rPr>
              <w:t>Không có</w:t>
            </w:r>
          </w:p>
        </w:tc>
      </w:tr>
      <w:tr w:rsidR="00CF3212" w:rsidTr="0033163E">
        <w:trPr>
          <w:trHeight w:val="441"/>
        </w:trPr>
        <w:tc>
          <w:tcPr>
            <w:tcW w:w="2792" w:type="dxa"/>
          </w:tcPr>
          <w:p w:rsidR="00CF3212" w:rsidRDefault="00CF3212" w:rsidP="0033163E">
            <w:pPr>
              <w:pStyle w:val="TableParagraph"/>
              <w:ind w:right="100"/>
              <w:jc w:val="right"/>
              <w:rPr>
                <w:sz w:val="28"/>
              </w:rPr>
            </w:pPr>
            <w:r>
              <w:rPr>
                <w:sz w:val="28"/>
              </w:rPr>
              <w:t>Notes and Issues:</w:t>
            </w:r>
          </w:p>
        </w:tc>
        <w:tc>
          <w:tcPr>
            <w:tcW w:w="6678" w:type="dxa"/>
          </w:tcPr>
          <w:p w:rsidR="00CF3212" w:rsidRDefault="00CF3212" w:rsidP="0033163E">
            <w:pPr>
              <w:pStyle w:val="TableParagraph"/>
              <w:ind w:left="105"/>
              <w:rPr>
                <w:sz w:val="28"/>
              </w:rPr>
            </w:pPr>
            <w:r>
              <w:rPr>
                <w:sz w:val="28"/>
              </w:rPr>
              <w:t>Không có</w:t>
            </w:r>
          </w:p>
        </w:tc>
      </w:tr>
    </w:tbl>
    <w:p w:rsidR="00CF3212" w:rsidRDefault="00CF3212" w:rsidP="00C55D80">
      <w:pPr>
        <w:tabs>
          <w:tab w:val="left" w:pos="1002"/>
        </w:tabs>
        <w:spacing w:before="65"/>
        <w:ind w:right="5922"/>
        <w:rPr>
          <w:sz w:val="28"/>
        </w:rPr>
      </w:pPr>
    </w:p>
    <w:p w:rsidR="00CF3212" w:rsidRDefault="00CF3212" w:rsidP="00DA5E24">
      <w:pPr>
        <w:pStyle w:val="ListParagraph"/>
        <w:numPr>
          <w:ilvl w:val="1"/>
          <w:numId w:val="14"/>
        </w:numPr>
        <w:tabs>
          <w:tab w:val="left" w:pos="1002"/>
        </w:tabs>
        <w:spacing w:before="65"/>
        <w:rPr>
          <w:sz w:val="28"/>
        </w:rPr>
      </w:pPr>
      <w:r>
        <w:rPr>
          <w:sz w:val="28"/>
        </w:rPr>
        <w:t>Đặc tả use case Đăng ký cập nhật thông tin sản phẩm</w:t>
      </w:r>
    </w:p>
    <w:p w:rsidR="00CF3212" w:rsidRDefault="000C2C85" w:rsidP="00CF3212">
      <w:pPr>
        <w:spacing w:before="124"/>
        <w:ind w:left="282"/>
        <w:rPr>
          <w:sz w:val="24"/>
        </w:rPr>
      </w:pPr>
      <w:r>
        <w:rPr>
          <w:b/>
          <w:sz w:val="24"/>
        </w:rPr>
        <w:t>Bảng 2.14</w:t>
      </w:r>
      <w:r w:rsidR="00CF3212">
        <w:rPr>
          <w:b/>
          <w:sz w:val="24"/>
        </w:rPr>
        <w:t xml:space="preserve"> </w:t>
      </w:r>
      <w:r w:rsidR="00CF3212">
        <w:rPr>
          <w:sz w:val="24"/>
        </w:rPr>
        <w:t>Đặc tả use case Đăng ký cập nhật thông tin sản phẩm</w:t>
      </w:r>
    </w:p>
    <w:p w:rsidR="00CF3212" w:rsidRDefault="00CF3212" w:rsidP="00CF3212">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CF3212" w:rsidTr="0033163E">
        <w:trPr>
          <w:trHeight w:val="441"/>
        </w:trPr>
        <w:tc>
          <w:tcPr>
            <w:tcW w:w="2792" w:type="dxa"/>
          </w:tcPr>
          <w:p w:rsidR="00CF3212" w:rsidRDefault="00CF3212" w:rsidP="0033163E">
            <w:pPr>
              <w:pStyle w:val="TableParagraph"/>
              <w:ind w:right="98"/>
              <w:jc w:val="right"/>
              <w:rPr>
                <w:sz w:val="28"/>
              </w:rPr>
            </w:pPr>
            <w:r>
              <w:rPr>
                <w:sz w:val="28"/>
              </w:rPr>
              <w:t>Use case ID:</w:t>
            </w:r>
          </w:p>
        </w:tc>
        <w:tc>
          <w:tcPr>
            <w:tcW w:w="6678" w:type="dxa"/>
          </w:tcPr>
          <w:p w:rsidR="00CF3212" w:rsidRPr="000C2C85" w:rsidRDefault="000C2C85" w:rsidP="0033163E">
            <w:pPr>
              <w:pStyle w:val="TableParagraph"/>
              <w:ind w:left="105"/>
              <w:rPr>
                <w:sz w:val="28"/>
                <w:lang w:val="vi-VN"/>
              </w:rPr>
            </w:pPr>
            <w:r>
              <w:rPr>
                <w:sz w:val="28"/>
                <w:lang w:val="vi-VN"/>
              </w:rPr>
              <w:t>UC14</w:t>
            </w:r>
          </w:p>
        </w:tc>
      </w:tr>
      <w:tr w:rsidR="00CF3212" w:rsidTr="0033163E">
        <w:trPr>
          <w:trHeight w:val="443"/>
        </w:trPr>
        <w:tc>
          <w:tcPr>
            <w:tcW w:w="2792" w:type="dxa"/>
          </w:tcPr>
          <w:p w:rsidR="00CF3212" w:rsidRDefault="00CF3212" w:rsidP="0033163E">
            <w:pPr>
              <w:pStyle w:val="TableParagraph"/>
              <w:spacing w:before="115"/>
              <w:ind w:right="103"/>
              <w:jc w:val="right"/>
              <w:rPr>
                <w:sz w:val="28"/>
              </w:rPr>
            </w:pPr>
            <w:r>
              <w:rPr>
                <w:sz w:val="28"/>
              </w:rPr>
              <w:t>Use case Name:</w:t>
            </w:r>
          </w:p>
        </w:tc>
        <w:tc>
          <w:tcPr>
            <w:tcW w:w="6678" w:type="dxa"/>
          </w:tcPr>
          <w:p w:rsidR="00CF3212" w:rsidRDefault="00CF3212" w:rsidP="00CF3212">
            <w:pPr>
              <w:pStyle w:val="TableParagraph"/>
              <w:spacing w:before="115"/>
              <w:rPr>
                <w:sz w:val="28"/>
              </w:rPr>
            </w:pPr>
            <w:r>
              <w:rPr>
                <w:sz w:val="28"/>
              </w:rPr>
              <w:t xml:space="preserve"> Đăng ký cập nhật thông tin sản phẩm</w:t>
            </w:r>
          </w:p>
        </w:tc>
      </w:tr>
      <w:tr w:rsidR="00CF3212" w:rsidTr="0033163E">
        <w:trPr>
          <w:trHeight w:val="441"/>
        </w:trPr>
        <w:tc>
          <w:tcPr>
            <w:tcW w:w="2792" w:type="dxa"/>
          </w:tcPr>
          <w:p w:rsidR="00CF3212" w:rsidRDefault="00CF3212" w:rsidP="0033163E">
            <w:pPr>
              <w:pStyle w:val="TableParagraph"/>
              <w:ind w:right="98"/>
              <w:jc w:val="right"/>
              <w:rPr>
                <w:sz w:val="28"/>
              </w:rPr>
            </w:pPr>
            <w:r>
              <w:rPr>
                <w:sz w:val="28"/>
              </w:rPr>
              <w:t>Actors:</w:t>
            </w:r>
          </w:p>
        </w:tc>
        <w:tc>
          <w:tcPr>
            <w:tcW w:w="6678" w:type="dxa"/>
          </w:tcPr>
          <w:p w:rsidR="00CF3212" w:rsidRDefault="00CF3212" w:rsidP="0033163E">
            <w:pPr>
              <w:pStyle w:val="TableParagraph"/>
              <w:ind w:left="105"/>
              <w:rPr>
                <w:sz w:val="28"/>
              </w:rPr>
            </w:pPr>
            <w:r>
              <w:rPr>
                <w:sz w:val="28"/>
              </w:rPr>
              <w:t>Quản lý cửa hàng</w:t>
            </w:r>
          </w:p>
        </w:tc>
      </w:tr>
      <w:tr w:rsidR="00CF3212" w:rsidTr="0033163E">
        <w:trPr>
          <w:trHeight w:val="765"/>
        </w:trPr>
        <w:tc>
          <w:tcPr>
            <w:tcW w:w="2792" w:type="dxa"/>
          </w:tcPr>
          <w:p w:rsidR="00CF3212" w:rsidRDefault="00CF3212" w:rsidP="0033163E">
            <w:pPr>
              <w:pStyle w:val="TableParagraph"/>
              <w:spacing w:line="240" w:lineRule="auto"/>
              <w:ind w:right="98"/>
              <w:jc w:val="right"/>
              <w:rPr>
                <w:sz w:val="28"/>
              </w:rPr>
            </w:pPr>
            <w:r>
              <w:rPr>
                <w:sz w:val="28"/>
              </w:rPr>
              <w:t>Desctiption:</w:t>
            </w:r>
          </w:p>
        </w:tc>
        <w:tc>
          <w:tcPr>
            <w:tcW w:w="6678" w:type="dxa"/>
          </w:tcPr>
          <w:p w:rsidR="00CF3212" w:rsidRDefault="00CF3212" w:rsidP="00CF3212">
            <w:pPr>
              <w:pStyle w:val="TableParagraph"/>
              <w:spacing w:before="116" w:line="322" w:lineRule="exact"/>
              <w:ind w:right="510"/>
              <w:rPr>
                <w:i/>
                <w:sz w:val="28"/>
              </w:rPr>
            </w:pPr>
            <w:r>
              <w:rPr>
                <w:sz w:val="28"/>
              </w:rPr>
              <w:t xml:space="preserve"> Use case này cho phép Quản lý cửa hàng đăng ký cập nhật thông tin cho sản phẩm của mình (giá, </w:t>
            </w:r>
            <w:r w:rsidR="00B3431D">
              <w:rPr>
                <w:sz w:val="28"/>
              </w:rPr>
              <w:t>chỉ số kỹ thuật, số lượng còn lại, …</w:t>
            </w:r>
            <w:r>
              <w:rPr>
                <w:sz w:val="28"/>
              </w:rPr>
              <w:t>)</w:t>
            </w:r>
          </w:p>
        </w:tc>
      </w:tr>
      <w:tr w:rsidR="00CF3212" w:rsidTr="0033163E">
        <w:trPr>
          <w:trHeight w:val="441"/>
        </w:trPr>
        <w:tc>
          <w:tcPr>
            <w:tcW w:w="2792" w:type="dxa"/>
          </w:tcPr>
          <w:p w:rsidR="00CF3212" w:rsidRDefault="00CF3212" w:rsidP="0033163E">
            <w:pPr>
              <w:pStyle w:val="TableParagraph"/>
              <w:ind w:right="99"/>
              <w:jc w:val="right"/>
              <w:rPr>
                <w:sz w:val="28"/>
              </w:rPr>
            </w:pPr>
            <w:r>
              <w:rPr>
                <w:sz w:val="28"/>
              </w:rPr>
              <w:t>Trigger:</w:t>
            </w:r>
          </w:p>
        </w:tc>
        <w:tc>
          <w:tcPr>
            <w:tcW w:w="6678" w:type="dxa"/>
          </w:tcPr>
          <w:p w:rsidR="00CF3212" w:rsidRDefault="00CF3212" w:rsidP="0033163E">
            <w:pPr>
              <w:pStyle w:val="TableParagraph"/>
              <w:ind w:left="105"/>
              <w:rPr>
                <w:sz w:val="28"/>
              </w:rPr>
            </w:pPr>
            <w:r>
              <w:rPr>
                <w:sz w:val="28"/>
              </w:rPr>
              <w:t xml:space="preserve">Tác nhân gửi form đăng ký </w:t>
            </w:r>
            <w:r w:rsidR="00B3431D">
              <w:rPr>
                <w:sz w:val="28"/>
              </w:rPr>
              <w:t>cập nhật thông tin sản phẩm</w:t>
            </w:r>
          </w:p>
        </w:tc>
      </w:tr>
      <w:tr w:rsidR="00CF3212" w:rsidTr="0033163E">
        <w:trPr>
          <w:trHeight w:val="441"/>
        </w:trPr>
        <w:tc>
          <w:tcPr>
            <w:tcW w:w="2792" w:type="dxa"/>
          </w:tcPr>
          <w:p w:rsidR="00CF3212" w:rsidRDefault="00CF3212" w:rsidP="0033163E">
            <w:pPr>
              <w:pStyle w:val="TableParagraph"/>
              <w:spacing w:before="113"/>
              <w:ind w:right="98"/>
              <w:jc w:val="right"/>
              <w:rPr>
                <w:sz w:val="28"/>
              </w:rPr>
            </w:pPr>
            <w:r>
              <w:rPr>
                <w:sz w:val="28"/>
              </w:rPr>
              <w:t>Preconditions:</w:t>
            </w:r>
          </w:p>
        </w:tc>
        <w:tc>
          <w:tcPr>
            <w:tcW w:w="6678" w:type="dxa"/>
          </w:tcPr>
          <w:p w:rsidR="00CF3212" w:rsidRDefault="00CF3212" w:rsidP="0033163E">
            <w:pPr>
              <w:pStyle w:val="TableParagraph"/>
              <w:spacing w:before="113"/>
              <w:ind w:left="105"/>
              <w:rPr>
                <w:sz w:val="28"/>
              </w:rPr>
            </w:pPr>
            <w:r>
              <w:rPr>
                <w:sz w:val="28"/>
              </w:rPr>
              <w:t>Tác nhân đã đăng nhập vào hệ thống hỗ trợ cửa hàng</w:t>
            </w:r>
          </w:p>
        </w:tc>
      </w:tr>
      <w:tr w:rsidR="00CF3212" w:rsidTr="0033163E">
        <w:trPr>
          <w:trHeight w:val="770"/>
        </w:trPr>
        <w:tc>
          <w:tcPr>
            <w:tcW w:w="2792" w:type="dxa"/>
          </w:tcPr>
          <w:p w:rsidR="00CF3212" w:rsidRDefault="00CF3212" w:rsidP="0033163E">
            <w:pPr>
              <w:pStyle w:val="TableParagraph"/>
              <w:spacing w:line="240" w:lineRule="auto"/>
              <w:ind w:right="99"/>
              <w:jc w:val="right"/>
              <w:rPr>
                <w:sz w:val="28"/>
              </w:rPr>
            </w:pPr>
            <w:r>
              <w:rPr>
                <w:sz w:val="28"/>
              </w:rPr>
              <w:t>Postconditions:</w:t>
            </w:r>
          </w:p>
        </w:tc>
        <w:tc>
          <w:tcPr>
            <w:tcW w:w="6678" w:type="dxa"/>
          </w:tcPr>
          <w:p w:rsidR="00CF3212" w:rsidRPr="008D282B" w:rsidRDefault="00CF3212" w:rsidP="00B3431D">
            <w:pPr>
              <w:pStyle w:val="TableParagraph"/>
              <w:tabs>
                <w:tab w:val="left" w:pos="825"/>
              </w:tabs>
              <w:spacing w:before="120" w:line="324" w:lineRule="exact"/>
              <w:ind w:left="825" w:right="195" w:hanging="360"/>
              <w:rPr>
                <w:sz w:val="28"/>
              </w:rPr>
            </w:pPr>
            <w:r>
              <w:rPr>
                <w:sz w:val="28"/>
              </w:rPr>
              <w:t xml:space="preserve">Thông tin </w:t>
            </w:r>
            <w:r w:rsidR="00B3431D">
              <w:rPr>
                <w:sz w:val="28"/>
              </w:rPr>
              <w:t>sản phẩm cập nhật</w:t>
            </w:r>
            <w:r>
              <w:rPr>
                <w:sz w:val="28"/>
              </w:rPr>
              <w:t xml:space="preserve"> được lưu và chờ Quản lý bán hàng giải quyết. Sau</w:t>
            </w:r>
            <w:r w:rsidR="00B3431D">
              <w:rPr>
                <w:sz w:val="28"/>
              </w:rPr>
              <w:t xml:space="preserve"> khi xác thực thông tin </w:t>
            </w:r>
            <w:r>
              <w:rPr>
                <w:sz w:val="28"/>
              </w:rPr>
              <w:t xml:space="preserve">và </w:t>
            </w:r>
            <w:r w:rsidR="00B3431D">
              <w:rPr>
                <w:sz w:val="28"/>
              </w:rPr>
              <w:t>thông tin mới</w:t>
            </w:r>
            <w:r>
              <w:rPr>
                <w:sz w:val="28"/>
              </w:rPr>
              <w:t xml:space="preserve"> không vi phạm điều lệ thì hệ thống sẽ </w:t>
            </w:r>
            <w:r w:rsidR="00B3431D">
              <w:rPr>
                <w:sz w:val="28"/>
              </w:rPr>
              <w:t>cập nhật thông tin sản phẩm trong cơ sở dữ liệu</w:t>
            </w:r>
          </w:p>
        </w:tc>
      </w:tr>
      <w:tr w:rsidR="00CF3212" w:rsidTr="0033163E">
        <w:trPr>
          <w:trHeight w:val="2373"/>
        </w:trPr>
        <w:tc>
          <w:tcPr>
            <w:tcW w:w="2792" w:type="dxa"/>
          </w:tcPr>
          <w:p w:rsidR="00CF3212" w:rsidRDefault="00CF3212" w:rsidP="0033163E">
            <w:pPr>
              <w:pStyle w:val="TableParagraph"/>
              <w:spacing w:line="240" w:lineRule="auto"/>
              <w:ind w:right="99"/>
              <w:jc w:val="right"/>
              <w:rPr>
                <w:sz w:val="28"/>
              </w:rPr>
            </w:pPr>
            <w:r>
              <w:rPr>
                <w:sz w:val="28"/>
              </w:rPr>
              <w:t>Normal flow:</w:t>
            </w:r>
          </w:p>
        </w:tc>
        <w:tc>
          <w:tcPr>
            <w:tcW w:w="6678" w:type="dxa"/>
          </w:tcPr>
          <w:p w:rsidR="00CF3212" w:rsidRDefault="00CF3212" w:rsidP="0033163E">
            <w:pPr>
              <w:pStyle w:val="TableParagraph"/>
              <w:tabs>
                <w:tab w:val="left" w:pos="826"/>
              </w:tabs>
              <w:spacing w:before="0" w:line="321" w:lineRule="exact"/>
              <w:rPr>
                <w:sz w:val="28"/>
              </w:rPr>
            </w:pPr>
          </w:p>
          <w:p w:rsidR="00CF3212" w:rsidRDefault="00CF3212" w:rsidP="00DA5E24">
            <w:pPr>
              <w:pStyle w:val="TableParagraph"/>
              <w:numPr>
                <w:ilvl w:val="0"/>
                <w:numId w:val="23"/>
              </w:numPr>
              <w:tabs>
                <w:tab w:val="left" w:pos="826"/>
              </w:tabs>
              <w:spacing w:before="3" w:line="240" w:lineRule="auto"/>
              <w:ind w:right="700"/>
              <w:rPr>
                <w:sz w:val="28"/>
              </w:rPr>
            </w:pPr>
            <w:r>
              <w:rPr>
                <w:sz w:val="28"/>
              </w:rPr>
              <w:t xml:space="preserve">Tác nhân điền form đăng ký </w:t>
            </w:r>
            <w:r w:rsidR="00B3431D">
              <w:rPr>
                <w:sz w:val="28"/>
              </w:rPr>
              <w:t>cập nhật thông tin sản phẩm</w:t>
            </w:r>
            <w:r>
              <w:rPr>
                <w:sz w:val="28"/>
              </w:rPr>
              <w:t xml:space="preserve"> trên trang hỗ trợ cửa hàng</w:t>
            </w:r>
          </w:p>
          <w:p w:rsidR="00CF3212" w:rsidRDefault="00CF3212" w:rsidP="00DA5E24">
            <w:pPr>
              <w:pStyle w:val="TableParagraph"/>
              <w:numPr>
                <w:ilvl w:val="0"/>
                <w:numId w:val="23"/>
              </w:numPr>
              <w:tabs>
                <w:tab w:val="left" w:pos="826"/>
              </w:tabs>
              <w:spacing w:before="3" w:line="240" w:lineRule="auto"/>
              <w:ind w:right="700"/>
              <w:rPr>
                <w:sz w:val="28"/>
              </w:rPr>
            </w:pPr>
            <w:r>
              <w:rPr>
                <w:sz w:val="28"/>
              </w:rPr>
              <w:t>Tác nhân ấn nút gửi bản đăng ký</w:t>
            </w:r>
          </w:p>
          <w:p w:rsidR="00CF3212" w:rsidRDefault="00CF3212" w:rsidP="00DA5E24">
            <w:pPr>
              <w:pStyle w:val="TableParagraph"/>
              <w:numPr>
                <w:ilvl w:val="0"/>
                <w:numId w:val="23"/>
              </w:numPr>
              <w:tabs>
                <w:tab w:val="left" w:pos="826"/>
              </w:tabs>
              <w:spacing w:before="3" w:line="240" w:lineRule="auto"/>
              <w:ind w:right="700"/>
              <w:rPr>
                <w:sz w:val="28"/>
              </w:rPr>
            </w:pPr>
            <w:r>
              <w:rPr>
                <w:sz w:val="28"/>
              </w:rPr>
              <w:t xml:space="preserve">Tác nhân Quản lý bán hàng sẽ kiểm tra thông </w:t>
            </w:r>
            <w:r w:rsidR="00B3431D">
              <w:rPr>
                <w:sz w:val="28"/>
              </w:rPr>
              <w:t>tin mới</w:t>
            </w:r>
          </w:p>
          <w:p w:rsidR="00CF3212" w:rsidRPr="004F70E7" w:rsidRDefault="00CF3212" w:rsidP="00DA5E24">
            <w:pPr>
              <w:pStyle w:val="TableParagraph"/>
              <w:numPr>
                <w:ilvl w:val="0"/>
                <w:numId w:val="23"/>
              </w:numPr>
              <w:tabs>
                <w:tab w:val="left" w:pos="826"/>
              </w:tabs>
              <w:spacing w:before="3" w:line="240" w:lineRule="auto"/>
              <w:ind w:right="700"/>
              <w:rPr>
                <w:sz w:val="28"/>
              </w:rPr>
            </w:pPr>
            <w:r>
              <w:rPr>
                <w:sz w:val="28"/>
              </w:rPr>
              <w:t xml:space="preserve">Nếu thông tin </w:t>
            </w:r>
            <w:r w:rsidR="00B3431D">
              <w:rPr>
                <w:sz w:val="28"/>
              </w:rPr>
              <w:t>mới</w:t>
            </w:r>
            <w:r>
              <w:rPr>
                <w:sz w:val="28"/>
              </w:rPr>
              <w:t xml:space="preserve"> hợp lệ, </w:t>
            </w:r>
            <w:r w:rsidR="00B3431D">
              <w:rPr>
                <w:sz w:val="28"/>
              </w:rPr>
              <w:t>cản phẩm</w:t>
            </w:r>
            <w:r>
              <w:rPr>
                <w:sz w:val="28"/>
              </w:rPr>
              <w:t xml:space="preserve"> sẽ được </w:t>
            </w:r>
            <w:r w:rsidR="00B3431D">
              <w:rPr>
                <w:sz w:val="28"/>
              </w:rPr>
              <w:t>cập nhật</w:t>
            </w:r>
            <w:r>
              <w:rPr>
                <w:sz w:val="28"/>
              </w:rPr>
              <w:t xml:space="preserve">. Nếu không sẽ hủy đơn đăng ký. </w:t>
            </w:r>
          </w:p>
        </w:tc>
      </w:tr>
      <w:tr w:rsidR="00CF3212" w:rsidTr="0033163E">
        <w:trPr>
          <w:trHeight w:val="441"/>
        </w:trPr>
        <w:tc>
          <w:tcPr>
            <w:tcW w:w="2792" w:type="dxa"/>
          </w:tcPr>
          <w:p w:rsidR="00CF3212" w:rsidRDefault="00CF3212" w:rsidP="0033163E">
            <w:pPr>
              <w:pStyle w:val="TableParagraph"/>
              <w:ind w:right="100"/>
              <w:jc w:val="right"/>
              <w:rPr>
                <w:sz w:val="28"/>
              </w:rPr>
            </w:pPr>
            <w:r>
              <w:rPr>
                <w:sz w:val="28"/>
              </w:rPr>
              <w:t>Alternative flow:</w:t>
            </w:r>
          </w:p>
        </w:tc>
        <w:tc>
          <w:tcPr>
            <w:tcW w:w="6678" w:type="dxa"/>
          </w:tcPr>
          <w:p w:rsidR="00CF3212" w:rsidRDefault="00CF3212" w:rsidP="0033163E">
            <w:pPr>
              <w:pStyle w:val="TableParagraph"/>
              <w:ind w:left="105"/>
              <w:rPr>
                <w:sz w:val="28"/>
              </w:rPr>
            </w:pPr>
            <w:r>
              <w:rPr>
                <w:sz w:val="28"/>
              </w:rPr>
              <w:t>Không có</w:t>
            </w:r>
          </w:p>
        </w:tc>
      </w:tr>
      <w:tr w:rsidR="00CF3212" w:rsidTr="0033163E">
        <w:trPr>
          <w:trHeight w:val="443"/>
        </w:trPr>
        <w:tc>
          <w:tcPr>
            <w:tcW w:w="2792" w:type="dxa"/>
          </w:tcPr>
          <w:p w:rsidR="00CF3212" w:rsidRDefault="00CF3212" w:rsidP="0033163E">
            <w:pPr>
              <w:pStyle w:val="TableParagraph"/>
              <w:spacing w:before="115"/>
              <w:ind w:right="98"/>
              <w:jc w:val="right"/>
              <w:rPr>
                <w:sz w:val="28"/>
              </w:rPr>
            </w:pPr>
            <w:r>
              <w:rPr>
                <w:sz w:val="28"/>
              </w:rPr>
              <w:t>Exceptions:</w:t>
            </w:r>
          </w:p>
        </w:tc>
        <w:tc>
          <w:tcPr>
            <w:tcW w:w="6678" w:type="dxa"/>
          </w:tcPr>
          <w:p w:rsidR="00CF3212" w:rsidRDefault="00CF3212" w:rsidP="00B3431D">
            <w:pPr>
              <w:pStyle w:val="TableParagraph"/>
              <w:spacing w:before="115"/>
              <w:ind w:left="105"/>
              <w:rPr>
                <w:sz w:val="28"/>
              </w:rPr>
            </w:pPr>
            <w:r>
              <w:rPr>
                <w:sz w:val="28"/>
              </w:rPr>
              <w:t xml:space="preserve">Tác nhân không điền đủ thông tin cho </w:t>
            </w:r>
            <w:r w:rsidR="00B3431D">
              <w:rPr>
                <w:sz w:val="28"/>
              </w:rPr>
              <w:t>sản phẩm</w:t>
            </w:r>
          </w:p>
        </w:tc>
      </w:tr>
      <w:tr w:rsidR="00CF3212" w:rsidTr="0033163E">
        <w:trPr>
          <w:trHeight w:val="441"/>
        </w:trPr>
        <w:tc>
          <w:tcPr>
            <w:tcW w:w="2792" w:type="dxa"/>
          </w:tcPr>
          <w:p w:rsidR="00CF3212" w:rsidRDefault="00CF3212" w:rsidP="0033163E">
            <w:pPr>
              <w:pStyle w:val="TableParagraph"/>
              <w:ind w:right="99"/>
              <w:jc w:val="right"/>
              <w:rPr>
                <w:sz w:val="28"/>
              </w:rPr>
            </w:pPr>
            <w:r>
              <w:rPr>
                <w:sz w:val="28"/>
              </w:rPr>
              <w:t>Includes:</w:t>
            </w:r>
          </w:p>
        </w:tc>
        <w:tc>
          <w:tcPr>
            <w:tcW w:w="6678" w:type="dxa"/>
          </w:tcPr>
          <w:p w:rsidR="00CF3212" w:rsidRDefault="00CF3212" w:rsidP="0033163E">
            <w:pPr>
              <w:pStyle w:val="TableParagraph"/>
              <w:ind w:left="105"/>
              <w:rPr>
                <w:sz w:val="28"/>
              </w:rPr>
            </w:pPr>
            <w:r>
              <w:rPr>
                <w:sz w:val="28"/>
              </w:rPr>
              <w:t>Không có</w:t>
            </w:r>
          </w:p>
        </w:tc>
      </w:tr>
      <w:tr w:rsidR="00CF3212" w:rsidTr="0033163E">
        <w:trPr>
          <w:trHeight w:val="441"/>
        </w:trPr>
        <w:tc>
          <w:tcPr>
            <w:tcW w:w="2792" w:type="dxa"/>
          </w:tcPr>
          <w:p w:rsidR="00CF3212" w:rsidRDefault="00CF3212" w:rsidP="0033163E">
            <w:pPr>
              <w:pStyle w:val="TableParagraph"/>
              <w:ind w:right="101"/>
              <w:jc w:val="right"/>
              <w:rPr>
                <w:sz w:val="28"/>
              </w:rPr>
            </w:pPr>
            <w:r>
              <w:rPr>
                <w:sz w:val="28"/>
              </w:rPr>
              <w:t>Priority:</w:t>
            </w:r>
          </w:p>
        </w:tc>
        <w:tc>
          <w:tcPr>
            <w:tcW w:w="6678" w:type="dxa"/>
          </w:tcPr>
          <w:p w:rsidR="00CF3212" w:rsidRPr="00CE4486" w:rsidRDefault="00CE4486" w:rsidP="0033163E">
            <w:pPr>
              <w:pStyle w:val="TableParagraph"/>
              <w:ind w:left="105"/>
              <w:rPr>
                <w:sz w:val="28"/>
                <w:lang w:val="vi-VN"/>
              </w:rPr>
            </w:pPr>
            <w:r>
              <w:rPr>
                <w:sz w:val="28"/>
                <w:lang w:val="vi-VN"/>
              </w:rPr>
              <w:t>3</w:t>
            </w:r>
          </w:p>
        </w:tc>
      </w:tr>
      <w:tr w:rsidR="00CF3212" w:rsidTr="0033163E">
        <w:trPr>
          <w:trHeight w:val="443"/>
        </w:trPr>
        <w:tc>
          <w:tcPr>
            <w:tcW w:w="2792" w:type="dxa"/>
          </w:tcPr>
          <w:p w:rsidR="00CF3212" w:rsidRDefault="00CF3212" w:rsidP="0033163E">
            <w:pPr>
              <w:pStyle w:val="TableParagraph"/>
              <w:spacing w:before="115"/>
              <w:ind w:right="98"/>
              <w:jc w:val="right"/>
              <w:rPr>
                <w:sz w:val="28"/>
              </w:rPr>
            </w:pPr>
            <w:r>
              <w:rPr>
                <w:sz w:val="28"/>
              </w:rPr>
              <w:lastRenderedPageBreak/>
              <w:t>Frequency of use</w:t>
            </w:r>
          </w:p>
        </w:tc>
        <w:tc>
          <w:tcPr>
            <w:tcW w:w="6678" w:type="dxa"/>
          </w:tcPr>
          <w:p w:rsidR="00CF3212" w:rsidRDefault="00CF3212" w:rsidP="0033163E">
            <w:pPr>
              <w:pStyle w:val="TableParagraph"/>
              <w:spacing w:before="115"/>
              <w:ind w:left="105"/>
              <w:rPr>
                <w:sz w:val="28"/>
              </w:rPr>
            </w:pPr>
            <w:r>
              <w:rPr>
                <w:sz w:val="28"/>
              </w:rPr>
              <w:t>Không</w:t>
            </w:r>
            <w:r w:rsidR="000061A0">
              <w:rPr>
                <w:sz w:val="28"/>
              </w:rPr>
              <w:t xml:space="preserve"> thường</w:t>
            </w:r>
            <w:r>
              <w:rPr>
                <w:sz w:val="28"/>
              </w:rPr>
              <w:t xml:space="preserve"> xuyên</w:t>
            </w:r>
          </w:p>
        </w:tc>
      </w:tr>
      <w:tr w:rsidR="00CF3212" w:rsidTr="0033163E">
        <w:trPr>
          <w:trHeight w:val="441"/>
        </w:trPr>
        <w:tc>
          <w:tcPr>
            <w:tcW w:w="2792" w:type="dxa"/>
          </w:tcPr>
          <w:p w:rsidR="00CF3212" w:rsidRDefault="00CF3212" w:rsidP="0033163E">
            <w:pPr>
              <w:pStyle w:val="TableParagraph"/>
              <w:ind w:right="99"/>
              <w:jc w:val="right"/>
              <w:rPr>
                <w:sz w:val="28"/>
              </w:rPr>
            </w:pPr>
            <w:r>
              <w:rPr>
                <w:sz w:val="28"/>
              </w:rPr>
              <w:t>Business Rules:</w:t>
            </w:r>
          </w:p>
        </w:tc>
        <w:tc>
          <w:tcPr>
            <w:tcW w:w="6678" w:type="dxa"/>
          </w:tcPr>
          <w:p w:rsidR="00CF3212" w:rsidRDefault="00CF3212" w:rsidP="0033163E">
            <w:pPr>
              <w:pStyle w:val="TableParagraph"/>
              <w:ind w:left="105"/>
              <w:rPr>
                <w:sz w:val="28"/>
              </w:rPr>
            </w:pPr>
            <w:r>
              <w:rPr>
                <w:sz w:val="28"/>
              </w:rPr>
              <w:t>Không có</w:t>
            </w:r>
          </w:p>
        </w:tc>
      </w:tr>
      <w:tr w:rsidR="00CF3212" w:rsidTr="0033163E">
        <w:trPr>
          <w:trHeight w:val="441"/>
        </w:trPr>
        <w:tc>
          <w:tcPr>
            <w:tcW w:w="2792" w:type="dxa"/>
          </w:tcPr>
          <w:p w:rsidR="00CF3212" w:rsidRDefault="00CF3212" w:rsidP="0033163E">
            <w:pPr>
              <w:pStyle w:val="TableParagraph"/>
              <w:ind w:right="100"/>
              <w:jc w:val="right"/>
              <w:rPr>
                <w:sz w:val="28"/>
              </w:rPr>
            </w:pPr>
            <w:r>
              <w:rPr>
                <w:sz w:val="28"/>
              </w:rPr>
              <w:t>Special Requirements:</w:t>
            </w:r>
          </w:p>
        </w:tc>
        <w:tc>
          <w:tcPr>
            <w:tcW w:w="6678" w:type="dxa"/>
          </w:tcPr>
          <w:p w:rsidR="00CF3212" w:rsidRDefault="00CF3212" w:rsidP="0033163E">
            <w:pPr>
              <w:pStyle w:val="TableParagraph"/>
              <w:ind w:left="105"/>
              <w:rPr>
                <w:sz w:val="28"/>
              </w:rPr>
            </w:pPr>
            <w:r>
              <w:rPr>
                <w:sz w:val="28"/>
              </w:rPr>
              <w:t>Không có</w:t>
            </w:r>
          </w:p>
        </w:tc>
      </w:tr>
      <w:tr w:rsidR="00CF3212" w:rsidTr="0033163E">
        <w:trPr>
          <w:trHeight w:val="444"/>
        </w:trPr>
        <w:tc>
          <w:tcPr>
            <w:tcW w:w="2792" w:type="dxa"/>
          </w:tcPr>
          <w:p w:rsidR="00CF3212" w:rsidRDefault="00CF3212" w:rsidP="0033163E">
            <w:pPr>
              <w:pStyle w:val="TableParagraph"/>
              <w:spacing w:before="115"/>
              <w:ind w:right="99"/>
              <w:jc w:val="right"/>
              <w:rPr>
                <w:sz w:val="28"/>
              </w:rPr>
            </w:pPr>
            <w:r>
              <w:rPr>
                <w:sz w:val="28"/>
              </w:rPr>
              <w:t>Assumptions:</w:t>
            </w:r>
          </w:p>
        </w:tc>
        <w:tc>
          <w:tcPr>
            <w:tcW w:w="6678" w:type="dxa"/>
          </w:tcPr>
          <w:p w:rsidR="00CF3212" w:rsidRDefault="00CF3212" w:rsidP="0033163E">
            <w:pPr>
              <w:pStyle w:val="TableParagraph"/>
              <w:spacing w:before="115"/>
              <w:ind w:left="105"/>
              <w:rPr>
                <w:sz w:val="28"/>
              </w:rPr>
            </w:pPr>
            <w:r>
              <w:rPr>
                <w:sz w:val="28"/>
              </w:rPr>
              <w:t>Không có</w:t>
            </w:r>
          </w:p>
        </w:tc>
      </w:tr>
      <w:tr w:rsidR="00CF3212" w:rsidTr="0033163E">
        <w:trPr>
          <w:trHeight w:val="441"/>
        </w:trPr>
        <w:tc>
          <w:tcPr>
            <w:tcW w:w="2792" w:type="dxa"/>
          </w:tcPr>
          <w:p w:rsidR="00CF3212" w:rsidRDefault="00CF3212" w:rsidP="0033163E">
            <w:pPr>
              <w:pStyle w:val="TableParagraph"/>
              <w:ind w:right="100"/>
              <w:jc w:val="right"/>
              <w:rPr>
                <w:sz w:val="28"/>
              </w:rPr>
            </w:pPr>
            <w:r>
              <w:rPr>
                <w:sz w:val="28"/>
              </w:rPr>
              <w:t>Notes and Issues:</w:t>
            </w:r>
          </w:p>
        </w:tc>
        <w:tc>
          <w:tcPr>
            <w:tcW w:w="6678" w:type="dxa"/>
          </w:tcPr>
          <w:p w:rsidR="00CF3212" w:rsidRDefault="00CF3212" w:rsidP="0033163E">
            <w:pPr>
              <w:pStyle w:val="TableParagraph"/>
              <w:ind w:left="105"/>
              <w:rPr>
                <w:sz w:val="28"/>
              </w:rPr>
            </w:pPr>
            <w:r>
              <w:rPr>
                <w:sz w:val="28"/>
              </w:rPr>
              <w:t>Không có</w:t>
            </w:r>
          </w:p>
        </w:tc>
      </w:tr>
    </w:tbl>
    <w:p w:rsidR="00CF3212" w:rsidRDefault="00CF3212" w:rsidP="00C55D80">
      <w:pPr>
        <w:tabs>
          <w:tab w:val="left" w:pos="1002"/>
        </w:tabs>
        <w:spacing w:before="65"/>
        <w:ind w:right="5922"/>
        <w:rPr>
          <w:sz w:val="28"/>
        </w:rPr>
      </w:pPr>
    </w:p>
    <w:p w:rsidR="006F5050" w:rsidRDefault="006F5050" w:rsidP="00DA5E24">
      <w:pPr>
        <w:pStyle w:val="ListParagraph"/>
        <w:numPr>
          <w:ilvl w:val="1"/>
          <w:numId w:val="14"/>
        </w:numPr>
        <w:tabs>
          <w:tab w:val="left" w:pos="1002"/>
        </w:tabs>
        <w:spacing w:before="65"/>
        <w:rPr>
          <w:sz w:val="28"/>
        </w:rPr>
      </w:pPr>
      <w:r>
        <w:rPr>
          <w:sz w:val="28"/>
        </w:rPr>
        <w:t>Đặc tả use case Quản lý đăng ký bán hàng</w:t>
      </w:r>
    </w:p>
    <w:p w:rsidR="006F5050" w:rsidRDefault="000C2C85" w:rsidP="006F5050">
      <w:pPr>
        <w:spacing w:before="124"/>
        <w:ind w:left="282"/>
        <w:rPr>
          <w:sz w:val="24"/>
        </w:rPr>
      </w:pPr>
      <w:r>
        <w:rPr>
          <w:b/>
          <w:sz w:val="24"/>
        </w:rPr>
        <w:t>Bảng 2.15</w:t>
      </w:r>
      <w:r w:rsidR="006F5050">
        <w:rPr>
          <w:b/>
          <w:sz w:val="24"/>
        </w:rPr>
        <w:t xml:space="preserve"> </w:t>
      </w:r>
      <w:r w:rsidR="006F5050">
        <w:rPr>
          <w:sz w:val="24"/>
        </w:rPr>
        <w:t>Đặc tả use case Quản lý đăng ký bán hàng</w:t>
      </w:r>
    </w:p>
    <w:p w:rsidR="006F5050" w:rsidRDefault="006F5050" w:rsidP="006F5050">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6F5050" w:rsidTr="0033163E">
        <w:trPr>
          <w:trHeight w:val="441"/>
        </w:trPr>
        <w:tc>
          <w:tcPr>
            <w:tcW w:w="2792" w:type="dxa"/>
          </w:tcPr>
          <w:p w:rsidR="006F5050" w:rsidRDefault="006F5050" w:rsidP="0033163E">
            <w:pPr>
              <w:pStyle w:val="TableParagraph"/>
              <w:ind w:right="98"/>
              <w:jc w:val="right"/>
              <w:rPr>
                <w:sz w:val="28"/>
              </w:rPr>
            </w:pPr>
            <w:r>
              <w:rPr>
                <w:sz w:val="28"/>
              </w:rPr>
              <w:t>Use case ID:</w:t>
            </w:r>
          </w:p>
        </w:tc>
        <w:tc>
          <w:tcPr>
            <w:tcW w:w="6678" w:type="dxa"/>
          </w:tcPr>
          <w:p w:rsidR="006F5050" w:rsidRPr="000C2C85" w:rsidRDefault="000C2C85" w:rsidP="0033163E">
            <w:pPr>
              <w:pStyle w:val="TableParagraph"/>
              <w:ind w:left="105"/>
              <w:rPr>
                <w:sz w:val="28"/>
                <w:lang w:val="vi-VN"/>
              </w:rPr>
            </w:pPr>
            <w:r>
              <w:rPr>
                <w:sz w:val="28"/>
                <w:lang w:val="vi-VN"/>
              </w:rPr>
              <w:t>UC15</w:t>
            </w:r>
          </w:p>
        </w:tc>
      </w:tr>
      <w:tr w:rsidR="006F5050" w:rsidTr="0033163E">
        <w:trPr>
          <w:trHeight w:val="443"/>
        </w:trPr>
        <w:tc>
          <w:tcPr>
            <w:tcW w:w="2792" w:type="dxa"/>
          </w:tcPr>
          <w:p w:rsidR="006F5050" w:rsidRDefault="006F5050" w:rsidP="0033163E">
            <w:pPr>
              <w:pStyle w:val="TableParagraph"/>
              <w:spacing w:before="115"/>
              <w:ind w:right="103"/>
              <w:jc w:val="right"/>
              <w:rPr>
                <w:sz w:val="28"/>
              </w:rPr>
            </w:pPr>
            <w:r>
              <w:rPr>
                <w:sz w:val="28"/>
              </w:rPr>
              <w:t>Use case Name:</w:t>
            </w:r>
          </w:p>
        </w:tc>
        <w:tc>
          <w:tcPr>
            <w:tcW w:w="6678" w:type="dxa"/>
          </w:tcPr>
          <w:p w:rsidR="006F5050" w:rsidRDefault="006F5050" w:rsidP="006F5050">
            <w:pPr>
              <w:pStyle w:val="TableParagraph"/>
              <w:spacing w:before="115"/>
              <w:rPr>
                <w:sz w:val="28"/>
              </w:rPr>
            </w:pPr>
            <w:r>
              <w:rPr>
                <w:sz w:val="28"/>
              </w:rPr>
              <w:t xml:space="preserve"> Quản lý đăng ký bán hàng</w:t>
            </w:r>
          </w:p>
        </w:tc>
      </w:tr>
      <w:tr w:rsidR="006F5050" w:rsidTr="0033163E">
        <w:trPr>
          <w:trHeight w:val="441"/>
        </w:trPr>
        <w:tc>
          <w:tcPr>
            <w:tcW w:w="2792" w:type="dxa"/>
          </w:tcPr>
          <w:p w:rsidR="006F5050" w:rsidRDefault="006F5050" w:rsidP="0033163E">
            <w:pPr>
              <w:pStyle w:val="TableParagraph"/>
              <w:ind w:right="98"/>
              <w:jc w:val="right"/>
              <w:rPr>
                <w:sz w:val="28"/>
              </w:rPr>
            </w:pPr>
            <w:r>
              <w:rPr>
                <w:sz w:val="28"/>
              </w:rPr>
              <w:t>Actors:</w:t>
            </w:r>
          </w:p>
        </w:tc>
        <w:tc>
          <w:tcPr>
            <w:tcW w:w="6678" w:type="dxa"/>
          </w:tcPr>
          <w:p w:rsidR="006F5050" w:rsidRDefault="006F5050" w:rsidP="0033163E">
            <w:pPr>
              <w:pStyle w:val="TableParagraph"/>
              <w:ind w:left="105"/>
              <w:rPr>
                <w:sz w:val="28"/>
              </w:rPr>
            </w:pPr>
            <w:r>
              <w:rPr>
                <w:sz w:val="28"/>
              </w:rPr>
              <w:t>Quản trị hệ thống</w:t>
            </w:r>
          </w:p>
        </w:tc>
      </w:tr>
      <w:tr w:rsidR="006F5050" w:rsidTr="0033163E">
        <w:trPr>
          <w:trHeight w:val="765"/>
        </w:trPr>
        <w:tc>
          <w:tcPr>
            <w:tcW w:w="2792" w:type="dxa"/>
          </w:tcPr>
          <w:p w:rsidR="006F5050" w:rsidRDefault="006F5050" w:rsidP="0033163E">
            <w:pPr>
              <w:pStyle w:val="TableParagraph"/>
              <w:spacing w:line="240" w:lineRule="auto"/>
              <w:ind w:right="98"/>
              <w:jc w:val="right"/>
              <w:rPr>
                <w:sz w:val="28"/>
              </w:rPr>
            </w:pPr>
            <w:r>
              <w:rPr>
                <w:sz w:val="28"/>
              </w:rPr>
              <w:t>Desctiption:</w:t>
            </w:r>
          </w:p>
        </w:tc>
        <w:tc>
          <w:tcPr>
            <w:tcW w:w="6678" w:type="dxa"/>
          </w:tcPr>
          <w:p w:rsidR="006F5050" w:rsidRDefault="006F5050" w:rsidP="00567BA0">
            <w:pPr>
              <w:pStyle w:val="TableParagraph"/>
              <w:spacing w:before="116" w:line="322" w:lineRule="exact"/>
              <w:ind w:right="510"/>
              <w:rPr>
                <w:i/>
                <w:sz w:val="28"/>
              </w:rPr>
            </w:pPr>
            <w:r>
              <w:rPr>
                <w:sz w:val="28"/>
              </w:rPr>
              <w:t xml:space="preserve"> Use case này cho phép tác nhân quyết định trạng thái  một đơn đăng ký bán hàng (đã nhận,</w:t>
            </w:r>
            <w:r w:rsidR="00D147E6">
              <w:rPr>
                <w:sz w:val="28"/>
              </w:rPr>
              <w:t xml:space="preserve"> </w:t>
            </w:r>
            <w:r w:rsidR="00567BA0">
              <w:rPr>
                <w:sz w:val="28"/>
              </w:rPr>
              <w:t xml:space="preserve">thời gian hẹn làm việc với bên cửa hàng, </w:t>
            </w:r>
            <w:r>
              <w:rPr>
                <w:sz w:val="28"/>
              </w:rPr>
              <w:t>hợp lệ, không hợp lệ</w:t>
            </w:r>
            <w:r w:rsidR="00567BA0">
              <w:rPr>
                <w:sz w:val="28"/>
              </w:rPr>
              <w:t>, …</w:t>
            </w:r>
            <w:r>
              <w:rPr>
                <w:sz w:val="28"/>
              </w:rPr>
              <w:t>)</w:t>
            </w:r>
          </w:p>
        </w:tc>
      </w:tr>
      <w:tr w:rsidR="006F5050" w:rsidTr="0033163E">
        <w:trPr>
          <w:trHeight w:val="441"/>
        </w:trPr>
        <w:tc>
          <w:tcPr>
            <w:tcW w:w="2792" w:type="dxa"/>
          </w:tcPr>
          <w:p w:rsidR="006F5050" w:rsidRDefault="006F5050" w:rsidP="0033163E">
            <w:pPr>
              <w:pStyle w:val="TableParagraph"/>
              <w:ind w:right="99"/>
              <w:jc w:val="right"/>
              <w:rPr>
                <w:sz w:val="28"/>
              </w:rPr>
            </w:pPr>
            <w:r>
              <w:rPr>
                <w:sz w:val="28"/>
              </w:rPr>
              <w:t>Trigger:</w:t>
            </w:r>
          </w:p>
        </w:tc>
        <w:tc>
          <w:tcPr>
            <w:tcW w:w="6678" w:type="dxa"/>
          </w:tcPr>
          <w:p w:rsidR="006F5050" w:rsidRDefault="008038E9" w:rsidP="0033163E">
            <w:pPr>
              <w:pStyle w:val="TableParagraph"/>
              <w:ind w:left="105"/>
              <w:rPr>
                <w:sz w:val="28"/>
              </w:rPr>
            </w:pPr>
            <w:r>
              <w:rPr>
                <w:sz w:val="28"/>
              </w:rPr>
              <w:t>Một đơn đăng ký bán hàng được gửi lên hệ thống</w:t>
            </w:r>
          </w:p>
        </w:tc>
      </w:tr>
      <w:tr w:rsidR="006F5050" w:rsidTr="0033163E">
        <w:trPr>
          <w:trHeight w:val="441"/>
        </w:trPr>
        <w:tc>
          <w:tcPr>
            <w:tcW w:w="2792" w:type="dxa"/>
          </w:tcPr>
          <w:p w:rsidR="006F5050" w:rsidRDefault="006F5050" w:rsidP="0033163E">
            <w:pPr>
              <w:pStyle w:val="TableParagraph"/>
              <w:spacing w:before="113"/>
              <w:ind w:right="98"/>
              <w:jc w:val="right"/>
              <w:rPr>
                <w:sz w:val="28"/>
              </w:rPr>
            </w:pPr>
            <w:r>
              <w:rPr>
                <w:sz w:val="28"/>
              </w:rPr>
              <w:t>Preconditions:</w:t>
            </w:r>
          </w:p>
        </w:tc>
        <w:tc>
          <w:tcPr>
            <w:tcW w:w="6678" w:type="dxa"/>
          </w:tcPr>
          <w:p w:rsidR="006F5050" w:rsidRDefault="006F5050" w:rsidP="008038E9">
            <w:pPr>
              <w:pStyle w:val="TableParagraph"/>
              <w:spacing w:before="113"/>
              <w:ind w:left="105"/>
              <w:rPr>
                <w:sz w:val="28"/>
              </w:rPr>
            </w:pPr>
            <w:r>
              <w:rPr>
                <w:sz w:val="28"/>
              </w:rPr>
              <w:t xml:space="preserve">Tác nhân đã đăng nhập vào hệ thống </w:t>
            </w:r>
            <w:r w:rsidR="008038E9">
              <w:rPr>
                <w:sz w:val="28"/>
              </w:rPr>
              <w:t>quản trị</w:t>
            </w:r>
          </w:p>
        </w:tc>
      </w:tr>
      <w:tr w:rsidR="006F5050" w:rsidTr="0033163E">
        <w:trPr>
          <w:trHeight w:val="770"/>
        </w:trPr>
        <w:tc>
          <w:tcPr>
            <w:tcW w:w="2792" w:type="dxa"/>
          </w:tcPr>
          <w:p w:rsidR="006F5050" w:rsidRDefault="006F5050" w:rsidP="0033163E">
            <w:pPr>
              <w:pStyle w:val="TableParagraph"/>
              <w:spacing w:line="240" w:lineRule="auto"/>
              <w:ind w:right="99"/>
              <w:jc w:val="right"/>
              <w:rPr>
                <w:sz w:val="28"/>
              </w:rPr>
            </w:pPr>
            <w:r>
              <w:rPr>
                <w:sz w:val="28"/>
              </w:rPr>
              <w:t>Postconditions:</w:t>
            </w:r>
          </w:p>
        </w:tc>
        <w:tc>
          <w:tcPr>
            <w:tcW w:w="6678" w:type="dxa"/>
          </w:tcPr>
          <w:p w:rsidR="006F5050" w:rsidRPr="008D282B" w:rsidRDefault="008038E9" w:rsidP="008038E9">
            <w:pPr>
              <w:pStyle w:val="TableParagraph"/>
              <w:tabs>
                <w:tab w:val="left" w:pos="825"/>
              </w:tabs>
              <w:spacing w:before="120" w:line="324" w:lineRule="exact"/>
              <w:ind w:right="195"/>
              <w:rPr>
                <w:sz w:val="28"/>
              </w:rPr>
            </w:pPr>
            <w:r>
              <w:rPr>
                <w:sz w:val="28"/>
              </w:rPr>
              <w:t xml:space="preserve"> Thay đổi trạng thái của đơn đăng ký bán hàng</w:t>
            </w:r>
          </w:p>
        </w:tc>
      </w:tr>
      <w:tr w:rsidR="006F5050" w:rsidTr="0033163E">
        <w:trPr>
          <w:trHeight w:val="2373"/>
        </w:trPr>
        <w:tc>
          <w:tcPr>
            <w:tcW w:w="2792" w:type="dxa"/>
          </w:tcPr>
          <w:p w:rsidR="006F5050" w:rsidRDefault="006F5050" w:rsidP="0033163E">
            <w:pPr>
              <w:pStyle w:val="TableParagraph"/>
              <w:spacing w:line="240" w:lineRule="auto"/>
              <w:ind w:right="99"/>
              <w:jc w:val="right"/>
              <w:rPr>
                <w:sz w:val="28"/>
              </w:rPr>
            </w:pPr>
            <w:r>
              <w:rPr>
                <w:sz w:val="28"/>
              </w:rPr>
              <w:t>Normal flow:</w:t>
            </w:r>
          </w:p>
        </w:tc>
        <w:tc>
          <w:tcPr>
            <w:tcW w:w="6678" w:type="dxa"/>
          </w:tcPr>
          <w:p w:rsidR="008038E9" w:rsidRDefault="008038E9" w:rsidP="00DA5E24">
            <w:pPr>
              <w:pStyle w:val="TableParagraph"/>
              <w:numPr>
                <w:ilvl w:val="0"/>
                <w:numId w:val="24"/>
              </w:numPr>
              <w:tabs>
                <w:tab w:val="left" w:pos="826"/>
              </w:tabs>
              <w:spacing w:before="3" w:line="240" w:lineRule="auto"/>
              <w:ind w:right="700"/>
              <w:rPr>
                <w:sz w:val="28"/>
              </w:rPr>
            </w:pPr>
            <w:r>
              <w:rPr>
                <w:sz w:val="28"/>
              </w:rPr>
              <w:t>Tác nhân nhận được đơn đăng ký bán hàng trên trang quản lý</w:t>
            </w:r>
          </w:p>
          <w:p w:rsidR="008038E9" w:rsidRDefault="008038E9" w:rsidP="00DA5E24">
            <w:pPr>
              <w:pStyle w:val="TableParagraph"/>
              <w:numPr>
                <w:ilvl w:val="0"/>
                <w:numId w:val="24"/>
              </w:numPr>
              <w:tabs>
                <w:tab w:val="left" w:pos="826"/>
              </w:tabs>
              <w:spacing w:before="3" w:line="240" w:lineRule="auto"/>
              <w:ind w:right="700"/>
              <w:rPr>
                <w:sz w:val="28"/>
              </w:rPr>
            </w:pPr>
            <w:r>
              <w:rPr>
                <w:sz w:val="28"/>
              </w:rPr>
              <w:t>Tác nhân xác thực những thông tin trên bản đăng ký</w:t>
            </w:r>
          </w:p>
          <w:p w:rsidR="00B90625" w:rsidRDefault="00B90625" w:rsidP="00DA5E24">
            <w:pPr>
              <w:pStyle w:val="TableParagraph"/>
              <w:numPr>
                <w:ilvl w:val="0"/>
                <w:numId w:val="24"/>
              </w:numPr>
              <w:tabs>
                <w:tab w:val="left" w:pos="826"/>
              </w:tabs>
              <w:spacing w:before="3" w:line="240" w:lineRule="auto"/>
              <w:ind w:right="700"/>
              <w:rPr>
                <w:sz w:val="28"/>
              </w:rPr>
            </w:pPr>
            <w:r>
              <w:rPr>
                <w:sz w:val="28"/>
              </w:rPr>
              <w:t>Tác nhân sẽ quyết định trạng thái của đơn đăng ký. Các vòng đời của đơn đăng ký:</w:t>
            </w:r>
          </w:p>
          <w:p w:rsidR="00B90625" w:rsidRDefault="00B90625" w:rsidP="00DA5E24">
            <w:pPr>
              <w:pStyle w:val="TableParagraph"/>
              <w:numPr>
                <w:ilvl w:val="1"/>
                <w:numId w:val="24"/>
              </w:numPr>
              <w:tabs>
                <w:tab w:val="left" w:pos="826"/>
              </w:tabs>
              <w:spacing w:before="3" w:line="240" w:lineRule="auto"/>
              <w:ind w:right="700"/>
              <w:rPr>
                <w:sz w:val="28"/>
              </w:rPr>
            </w:pPr>
            <w:r>
              <w:rPr>
                <w:sz w:val="28"/>
              </w:rPr>
              <w:t>Đã nhận – Đã xác thực – Đã hẹn làm việc với của hàng – Chấp nhận</w:t>
            </w:r>
          </w:p>
          <w:p w:rsidR="00B90625" w:rsidRDefault="00B90625" w:rsidP="00DA5E24">
            <w:pPr>
              <w:pStyle w:val="TableParagraph"/>
              <w:numPr>
                <w:ilvl w:val="1"/>
                <w:numId w:val="24"/>
              </w:numPr>
              <w:tabs>
                <w:tab w:val="left" w:pos="826"/>
              </w:tabs>
              <w:spacing w:before="3" w:line="240" w:lineRule="auto"/>
              <w:ind w:right="700"/>
              <w:rPr>
                <w:sz w:val="28"/>
              </w:rPr>
            </w:pPr>
            <w:r>
              <w:rPr>
                <w:sz w:val="28"/>
              </w:rPr>
              <w:t>Đã nhận – Không hợp lệ - Hủy</w:t>
            </w:r>
          </w:p>
          <w:p w:rsidR="006F5050" w:rsidRDefault="00B90625" w:rsidP="00DA5E24">
            <w:pPr>
              <w:pStyle w:val="TableParagraph"/>
              <w:numPr>
                <w:ilvl w:val="1"/>
                <w:numId w:val="24"/>
              </w:numPr>
              <w:tabs>
                <w:tab w:val="left" w:pos="826"/>
              </w:tabs>
              <w:spacing w:before="3" w:line="240" w:lineRule="auto"/>
              <w:ind w:right="700"/>
              <w:rPr>
                <w:sz w:val="28"/>
              </w:rPr>
            </w:pPr>
            <w:r>
              <w:rPr>
                <w:sz w:val="28"/>
              </w:rPr>
              <w:t xml:space="preserve">Đã nhận – Đã xác thực - </w:t>
            </w:r>
            <w:r w:rsidR="006F5050">
              <w:rPr>
                <w:sz w:val="28"/>
              </w:rPr>
              <w:t xml:space="preserve"> </w:t>
            </w:r>
            <w:r>
              <w:rPr>
                <w:sz w:val="28"/>
              </w:rPr>
              <w:t>Không liên lạc được với bên cửa hàng – Hủy</w:t>
            </w:r>
          </w:p>
          <w:p w:rsidR="00B90625" w:rsidRPr="004F70E7" w:rsidRDefault="00B90625" w:rsidP="00DA5E24">
            <w:pPr>
              <w:pStyle w:val="TableParagraph"/>
              <w:numPr>
                <w:ilvl w:val="1"/>
                <w:numId w:val="24"/>
              </w:numPr>
              <w:tabs>
                <w:tab w:val="left" w:pos="826"/>
              </w:tabs>
              <w:spacing w:before="3" w:line="240" w:lineRule="auto"/>
              <w:ind w:right="700"/>
              <w:rPr>
                <w:sz w:val="28"/>
              </w:rPr>
            </w:pPr>
            <w:r>
              <w:rPr>
                <w:sz w:val="28"/>
              </w:rPr>
              <w:t>Đã nhận – Đã xác thực – Đã hẹn làm việc với cửa hàng – Hủy</w:t>
            </w:r>
          </w:p>
        </w:tc>
      </w:tr>
      <w:tr w:rsidR="006F5050" w:rsidTr="0033163E">
        <w:trPr>
          <w:trHeight w:val="441"/>
        </w:trPr>
        <w:tc>
          <w:tcPr>
            <w:tcW w:w="2792" w:type="dxa"/>
          </w:tcPr>
          <w:p w:rsidR="006F5050" w:rsidRDefault="006F5050" w:rsidP="0033163E">
            <w:pPr>
              <w:pStyle w:val="TableParagraph"/>
              <w:ind w:right="100"/>
              <w:jc w:val="right"/>
              <w:rPr>
                <w:sz w:val="28"/>
              </w:rPr>
            </w:pPr>
            <w:r>
              <w:rPr>
                <w:sz w:val="28"/>
              </w:rPr>
              <w:t>Alternative flow:</w:t>
            </w:r>
          </w:p>
        </w:tc>
        <w:tc>
          <w:tcPr>
            <w:tcW w:w="6678" w:type="dxa"/>
          </w:tcPr>
          <w:p w:rsidR="006F5050" w:rsidRDefault="006F5050" w:rsidP="0033163E">
            <w:pPr>
              <w:pStyle w:val="TableParagraph"/>
              <w:ind w:left="105"/>
              <w:rPr>
                <w:sz w:val="28"/>
              </w:rPr>
            </w:pPr>
            <w:r>
              <w:rPr>
                <w:sz w:val="28"/>
              </w:rPr>
              <w:t>Không có</w:t>
            </w:r>
          </w:p>
        </w:tc>
      </w:tr>
      <w:tr w:rsidR="006F5050" w:rsidTr="0033163E">
        <w:trPr>
          <w:trHeight w:val="443"/>
        </w:trPr>
        <w:tc>
          <w:tcPr>
            <w:tcW w:w="2792" w:type="dxa"/>
          </w:tcPr>
          <w:p w:rsidR="006F5050" w:rsidRDefault="006F5050" w:rsidP="0033163E">
            <w:pPr>
              <w:pStyle w:val="TableParagraph"/>
              <w:spacing w:before="115"/>
              <w:ind w:right="98"/>
              <w:jc w:val="right"/>
              <w:rPr>
                <w:sz w:val="28"/>
              </w:rPr>
            </w:pPr>
            <w:r>
              <w:rPr>
                <w:sz w:val="28"/>
              </w:rPr>
              <w:t>Exceptions:</w:t>
            </w:r>
          </w:p>
        </w:tc>
        <w:tc>
          <w:tcPr>
            <w:tcW w:w="6678" w:type="dxa"/>
          </w:tcPr>
          <w:p w:rsidR="006F5050" w:rsidRPr="00CE4486" w:rsidRDefault="00CE4486" w:rsidP="0033163E">
            <w:pPr>
              <w:pStyle w:val="TableParagraph"/>
              <w:spacing w:before="115"/>
              <w:ind w:left="105"/>
              <w:rPr>
                <w:sz w:val="28"/>
                <w:lang w:val="vi-VN"/>
              </w:rPr>
            </w:pPr>
            <w:r>
              <w:rPr>
                <w:sz w:val="28"/>
                <w:lang w:val="vi-VN"/>
              </w:rPr>
              <w:t>Không có</w:t>
            </w:r>
          </w:p>
        </w:tc>
      </w:tr>
      <w:tr w:rsidR="006F5050" w:rsidTr="0033163E">
        <w:trPr>
          <w:trHeight w:val="441"/>
        </w:trPr>
        <w:tc>
          <w:tcPr>
            <w:tcW w:w="2792" w:type="dxa"/>
          </w:tcPr>
          <w:p w:rsidR="006F5050" w:rsidRDefault="006F5050" w:rsidP="0033163E">
            <w:pPr>
              <w:pStyle w:val="TableParagraph"/>
              <w:ind w:right="99"/>
              <w:jc w:val="right"/>
              <w:rPr>
                <w:sz w:val="28"/>
              </w:rPr>
            </w:pPr>
            <w:r>
              <w:rPr>
                <w:sz w:val="28"/>
              </w:rPr>
              <w:t>Includes:</w:t>
            </w:r>
          </w:p>
        </w:tc>
        <w:tc>
          <w:tcPr>
            <w:tcW w:w="6678" w:type="dxa"/>
          </w:tcPr>
          <w:p w:rsidR="006F5050" w:rsidRDefault="006F5050" w:rsidP="0033163E">
            <w:pPr>
              <w:pStyle w:val="TableParagraph"/>
              <w:ind w:left="105"/>
              <w:rPr>
                <w:sz w:val="28"/>
              </w:rPr>
            </w:pPr>
            <w:r>
              <w:rPr>
                <w:sz w:val="28"/>
              </w:rPr>
              <w:t>Không có</w:t>
            </w:r>
          </w:p>
        </w:tc>
      </w:tr>
      <w:tr w:rsidR="006F5050" w:rsidTr="0033163E">
        <w:trPr>
          <w:trHeight w:val="441"/>
        </w:trPr>
        <w:tc>
          <w:tcPr>
            <w:tcW w:w="2792" w:type="dxa"/>
          </w:tcPr>
          <w:p w:rsidR="006F5050" w:rsidRDefault="006F5050" w:rsidP="0033163E">
            <w:pPr>
              <w:pStyle w:val="TableParagraph"/>
              <w:ind w:right="101"/>
              <w:jc w:val="right"/>
              <w:rPr>
                <w:sz w:val="28"/>
              </w:rPr>
            </w:pPr>
            <w:r>
              <w:rPr>
                <w:sz w:val="28"/>
              </w:rPr>
              <w:lastRenderedPageBreak/>
              <w:t>Priority:</w:t>
            </w:r>
          </w:p>
        </w:tc>
        <w:tc>
          <w:tcPr>
            <w:tcW w:w="6678" w:type="dxa"/>
          </w:tcPr>
          <w:p w:rsidR="006F5050" w:rsidRPr="00CE4486" w:rsidRDefault="00CE4486" w:rsidP="0033163E">
            <w:pPr>
              <w:pStyle w:val="TableParagraph"/>
              <w:ind w:left="105"/>
              <w:rPr>
                <w:sz w:val="28"/>
                <w:lang w:val="vi-VN"/>
              </w:rPr>
            </w:pPr>
            <w:r>
              <w:rPr>
                <w:sz w:val="28"/>
                <w:lang w:val="vi-VN"/>
              </w:rPr>
              <w:t>2</w:t>
            </w:r>
          </w:p>
        </w:tc>
      </w:tr>
      <w:tr w:rsidR="006F5050" w:rsidTr="0033163E">
        <w:trPr>
          <w:trHeight w:val="443"/>
        </w:trPr>
        <w:tc>
          <w:tcPr>
            <w:tcW w:w="2792" w:type="dxa"/>
          </w:tcPr>
          <w:p w:rsidR="006F5050" w:rsidRDefault="006F5050" w:rsidP="0033163E">
            <w:pPr>
              <w:pStyle w:val="TableParagraph"/>
              <w:spacing w:before="115"/>
              <w:ind w:right="98"/>
              <w:jc w:val="right"/>
              <w:rPr>
                <w:sz w:val="28"/>
              </w:rPr>
            </w:pPr>
            <w:r>
              <w:rPr>
                <w:sz w:val="28"/>
              </w:rPr>
              <w:t>Frequency of use</w:t>
            </w:r>
          </w:p>
        </w:tc>
        <w:tc>
          <w:tcPr>
            <w:tcW w:w="6678" w:type="dxa"/>
          </w:tcPr>
          <w:p w:rsidR="006F5050" w:rsidRDefault="006F5050" w:rsidP="0033163E">
            <w:pPr>
              <w:pStyle w:val="TableParagraph"/>
              <w:spacing w:before="115"/>
              <w:ind w:left="105"/>
              <w:rPr>
                <w:sz w:val="28"/>
              </w:rPr>
            </w:pPr>
            <w:r>
              <w:rPr>
                <w:sz w:val="28"/>
              </w:rPr>
              <w:t>Không</w:t>
            </w:r>
            <w:r w:rsidR="000061A0">
              <w:rPr>
                <w:sz w:val="28"/>
              </w:rPr>
              <w:t xml:space="preserve"> thường</w:t>
            </w:r>
            <w:r>
              <w:rPr>
                <w:sz w:val="28"/>
              </w:rPr>
              <w:t xml:space="preserve"> xuyên</w:t>
            </w:r>
          </w:p>
        </w:tc>
      </w:tr>
      <w:tr w:rsidR="006F5050" w:rsidTr="0033163E">
        <w:trPr>
          <w:trHeight w:val="441"/>
        </w:trPr>
        <w:tc>
          <w:tcPr>
            <w:tcW w:w="2792" w:type="dxa"/>
          </w:tcPr>
          <w:p w:rsidR="006F5050" w:rsidRDefault="006F5050" w:rsidP="0033163E">
            <w:pPr>
              <w:pStyle w:val="TableParagraph"/>
              <w:ind w:right="99"/>
              <w:jc w:val="right"/>
              <w:rPr>
                <w:sz w:val="28"/>
              </w:rPr>
            </w:pPr>
            <w:r>
              <w:rPr>
                <w:sz w:val="28"/>
              </w:rPr>
              <w:t>Business Rules:</w:t>
            </w:r>
          </w:p>
        </w:tc>
        <w:tc>
          <w:tcPr>
            <w:tcW w:w="6678" w:type="dxa"/>
          </w:tcPr>
          <w:p w:rsidR="006F5050" w:rsidRDefault="006F5050" w:rsidP="0033163E">
            <w:pPr>
              <w:pStyle w:val="TableParagraph"/>
              <w:ind w:left="105"/>
              <w:rPr>
                <w:sz w:val="28"/>
              </w:rPr>
            </w:pPr>
            <w:r>
              <w:rPr>
                <w:sz w:val="28"/>
              </w:rPr>
              <w:t>Không có</w:t>
            </w:r>
          </w:p>
        </w:tc>
      </w:tr>
      <w:tr w:rsidR="006F5050" w:rsidTr="0033163E">
        <w:trPr>
          <w:trHeight w:val="441"/>
        </w:trPr>
        <w:tc>
          <w:tcPr>
            <w:tcW w:w="2792" w:type="dxa"/>
          </w:tcPr>
          <w:p w:rsidR="006F5050" w:rsidRDefault="006F5050" w:rsidP="0033163E">
            <w:pPr>
              <w:pStyle w:val="TableParagraph"/>
              <w:ind w:right="100"/>
              <w:jc w:val="right"/>
              <w:rPr>
                <w:sz w:val="28"/>
              </w:rPr>
            </w:pPr>
            <w:r>
              <w:rPr>
                <w:sz w:val="28"/>
              </w:rPr>
              <w:t>Special Requirements:</w:t>
            </w:r>
          </w:p>
        </w:tc>
        <w:tc>
          <w:tcPr>
            <w:tcW w:w="6678" w:type="dxa"/>
          </w:tcPr>
          <w:p w:rsidR="006F5050" w:rsidRDefault="006F5050" w:rsidP="0033163E">
            <w:pPr>
              <w:pStyle w:val="TableParagraph"/>
              <w:ind w:left="105"/>
              <w:rPr>
                <w:sz w:val="28"/>
              </w:rPr>
            </w:pPr>
            <w:r>
              <w:rPr>
                <w:sz w:val="28"/>
              </w:rPr>
              <w:t>Không có</w:t>
            </w:r>
          </w:p>
        </w:tc>
      </w:tr>
      <w:tr w:rsidR="006F5050" w:rsidTr="0033163E">
        <w:trPr>
          <w:trHeight w:val="444"/>
        </w:trPr>
        <w:tc>
          <w:tcPr>
            <w:tcW w:w="2792" w:type="dxa"/>
          </w:tcPr>
          <w:p w:rsidR="006F5050" w:rsidRDefault="006F5050" w:rsidP="0033163E">
            <w:pPr>
              <w:pStyle w:val="TableParagraph"/>
              <w:spacing w:before="115"/>
              <w:ind w:right="99"/>
              <w:jc w:val="right"/>
              <w:rPr>
                <w:sz w:val="28"/>
              </w:rPr>
            </w:pPr>
            <w:r>
              <w:rPr>
                <w:sz w:val="28"/>
              </w:rPr>
              <w:t>Assumptions:</w:t>
            </w:r>
          </w:p>
        </w:tc>
        <w:tc>
          <w:tcPr>
            <w:tcW w:w="6678" w:type="dxa"/>
          </w:tcPr>
          <w:p w:rsidR="006F5050" w:rsidRDefault="006F5050" w:rsidP="0033163E">
            <w:pPr>
              <w:pStyle w:val="TableParagraph"/>
              <w:spacing w:before="115"/>
              <w:ind w:left="105"/>
              <w:rPr>
                <w:sz w:val="28"/>
              </w:rPr>
            </w:pPr>
            <w:r>
              <w:rPr>
                <w:sz w:val="28"/>
              </w:rPr>
              <w:t>Không có</w:t>
            </w:r>
          </w:p>
        </w:tc>
      </w:tr>
      <w:tr w:rsidR="006F5050" w:rsidTr="0033163E">
        <w:trPr>
          <w:trHeight w:val="441"/>
        </w:trPr>
        <w:tc>
          <w:tcPr>
            <w:tcW w:w="2792" w:type="dxa"/>
          </w:tcPr>
          <w:p w:rsidR="006F5050" w:rsidRDefault="006F5050" w:rsidP="0033163E">
            <w:pPr>
              <w:pStyle w:val="TableParagraph"/>
              <w:ind w:right="100"/>
              <w:jc w:val="right"/>
              <w:rPr>
                <w:sz w:val="28"/>
              </w:rPr>
            </w:pPr>
            <w:r>
              <w:rPr>
                <w:sz w:val="28"/>
              </w:rPr>
              <w:t>Notes and Issues:</w:t>
            </w:r>
          </w:p>
        </w:tc>
        <w:tc>
          <w:tcPr>
            <w:tcW w:w="6678" w:type="dxa"/>
          </w:tcPr>
          <w:p w:rsidR="006F5050" w:rsidRDefault="006F5050" w:rsidP="0033163E">
            <w:pPr>
              <w:pStyle w:val="TableParagraph"/>
              <w:ind w:left="105"/>
              <w:rPr>
                <w:sz w:val="28"/>
              </w:rPr>
            </w:pPr>
            <w:r>
              <w:rPr>
                <w:sz w:val="28"/>
              </w:rPr>
              <w:t>Không có</w:t>
            </w:r>
          </w:p>
        </w:tc>
      </w:tr>
    </w:tbl>
    <w:p w:rsidR="006F5050" w:rsidRDefault="006F5050" w:rsidP="00C55D80">
      <w:pPr>
        <w:tabs>
          <w:tab w:val="left" w:pos="1002"/>
        </w:tabs>
        <w:spacing w:before="65"/>
        <w:ind w:right="5922"/>
        <w:rPr>
          <w:sz w:val="28"/>
        </w:rPr>
      </w:pPr>
    </w:p>
    <w:p w:rsidR="00B90625" w:rsidRDefault="00B90625" w:rsidP="00B90625">
      <w:pPr>
        <w:tabs>
          <w:tab w:val="left" w:pos="1002"/>
        </w:tabs>
        <w:spacing w:before="65"/>
        <w:ind w:right="5922"/>
        <w:rPr>
          <w:sz w:val="28"/>
        </w:rPr>
      </w:pPr>
    </w:p>
    <w:p w:rsidR="00703741" w:rsidRDefault="00703741" w:rsidP="00703741">
      <w:pPr>
        <w:pStyle w:val="ListParagraph"/>
        <w:numPr>
          <w:ilvl w:val="1"/>
          <w:numId w:val="14"/>
        </w:numPr>
        <w:tabs>
          <w:tab w:val="left" w:pos="1002"/>
        </w:tabs>
        <w:spacing w:before="65"/>
        <w:rPr>
          <w:sz w:val="28"/>
        </w:rPr>
      </w:pPr>
      <w:r>
        <w:rPr>
          <w:sz w:val="28"/>
        </w:rPr>
        <w:t>Đặc tả use case Quản lý quyền truy cập</w:t>
      </w:r>
    </w:p>
    <w:p w:rsidR="00703741" w:rsidRDefault="000C2C85" w:rsidP="00703741">
      <w:pPr>
        <w:spacing w:before="124"/>
        <w:ind w:left="282"/>
        <w:rPr>
          <w:sz w:val="24"/>
        </w:rPr>
      </w:pPr>
      <w:r>
        <w:rPr>
          <w:b/>
          <w:sz w:val="24"/>
        </w:rPr>
        <w:t>Bảng 2.16</w:t>
      </w:r>
      <w:r w:rsidR="00703741">
        <w:rPr>
          <w:b/>
          <w:sz w:val="24"/>
        </w:rPr>
        <w:t xml:space="preserve"> </w:t>
      </w:r>
      <w:r w:rsidR="00703741">
        <w:rPr>
          <w:sz w:val="24"/>
        </w:rPr>
        <w:t>Đặc tả use case Quản lý quyền truy cập</w:t>
      </w:r>
    </w:p>
    <w:p w:rsidR="00703741" w:rsidRDefault="00703741" w:rsidP="00703741">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703741" w:rsidTr="00807C3B">
        <w:trPr>
          <w:trHeight w:val="441"/>
        </w:trPr>
        <w:tc>
          <w:tcPr>
            <w:tcW w:w="2792" w:type="dxa"/>
          </w:tcPr>
          <w:p w:rsidR="00703741" w:rsidRDefault="00703741" w:rsidP="00807C3B">
            <w:pPr>
              <w:pStyle w:val="TableParagraph"/>
              <w:ind w:right="98"/>
              <w:jc w:val="right"/>
              <w:rPr>
                <w:sz w:val="28"/>
              </w:rPr>
            </w:pPr>
            <w:r>
              <w:rPr>
                <w:sz w:val="28"/>
              </w:rPr>
              <w:t>Use case ID:</w:t>
            </w:r>
          </w:p>
        </w:tc>
        <w:tc>
          <w:tcPr>
            <w:tcW w:w="6678" w:type="dxa"/>
          </w:tcPr>
          <w:p w:rsidR="00703741" w:rsidRPr="000C2C85" w:rsidRDefault="000C2C85" w:rsidP="00807C3B">
            <w:pPr>
              <w:pStyle w:val="TableParagraph"/>
              <w:ind w:left="105"/>
              <w:rPr>
                <w:sz w:val="28"/>
                <w:lang w:val="vi-VN"/>
              </w:rPr>
            </w:pPr>
            <w:r>
              <w:rPr>
                <w:sz w:val="28"/>
                <w:lang w:val="vi-VN"/>
              </w:rPr>
              <w:t>UC16</w:t>
            </w:r>
          </w:p>
        </w:tc>
      </w:tr>
      <w:tr w:rsidR="00703741" w:rsidTr="00807C3B">
        <w:trPr>
          <w:trHeight w:val="443"/>
        </w:trPr>
        <w:tc>
          <w:tcPr>
            <w:tcW w:w="2792" w:type="dxa"/>
          </w:tcPr>
          <w:p w:rsidR="00703741" w:rsidRDefault="00703741" w:rsidP="00807C3B">
            <w:pPr>
              <w:pStyle w:val="TableParagraph"/>
              <w:spacing w:before="115"/>
              <w:ind w:right="103"/>
              <w:jc w:val="right"/>
              <w:rPr>
                <w:sz w:val="28"/>
              </w:rPr>
            </w:pPr>
            <w:r>
              <w:rPr>
                <w:sz w:val="28"/>
              </w:rPr>
              <w:t>Use case Name:</w:t>
            </w:r>
          </w:p>
        </w:tc>
        <w:tc>
          <w:tcPr>
            <w:tcW w:w="6678" w:type="dxa"/>
          </w:tcPr>
          <w:p w:rsidR="00703741" w:rsidRDefault="00703741" w:rsidP="00703741">
            <w:pPr>
              <w:pStyle w:val="TableParagraph"/>
              <w:spacing w:before="115"/>
              <w:rPr>
                <w:sz w:val="28"/>
              </w:rPr>
            </w:pPr>
            <w:r>
              <w:rPr>
                <w:sz w:val="28"/>
              </w:rPr>
              <w:t xml:space="preserve"> Quản lý quyền truy cập</w:t>
            </w:r>
          </w:p>
        </w:tc>
      </w:tr>
      <w:tr w:rsidR="00703741" w:rsidTr="00807C3B">
        <w:trPr>
          <w:trHeight w:val="441"/>
        </w:trPr>
        <w:tc>
          <w:tcPr>
            <w:tcW w:w="2792" w:type="dxa"/>
          </w:tcPr>
          <w:p w:rsidR="00703741" w:rsidRDefault="00703741" w:rsidP="00807C3B">
            <w:pPr>
              <w:pStyle w:val="TableParagraph"/>
              <w:ind w:right="98"/>
              <w:jc w:val="right"/>
              <w:rPr>
                <w:sz w:val="28"/>
              </w:rPr>
            </w:pPr>
            <w:r>
              <w:rPr>
                <w:sz w:val="28"/>
              </w:rPr>
              <w:t>Actors:</w:t>
            </w:r>
          </w:p>
        </w:tc>
        <w:tc>
          <w:tcPr>
            <w:tcW w:w="6678" w:type="dxa"/>
          </w:tcPr>
          <w:p w:rsidR="00703741" w:rsidRDefault="00703741" w:rsidP="00807C3B">
            <w:pPr>
              <w:pStyle w:val="TableParagraph"/>
              <w:ind w:left="105"/>
              <w:rPr>
                <w:sz w:val="28"/>
              </w:rPr>
            </w:pPr>
            <w:r>
              <w:rPr>
                <w:sz w:val="28"/>
              </w:rPr>
              <w:t>Quản trị hệ thống</w:t>
            </w:r>
          </w:p>
        </w:tc>
      </w:tr>
      <w:tr w:rsidR="00703741" w:rsidTr="00807C3B">
        <w:trPr>
          <w:trHeight w:val="765"/>
        </w:trPr>
        <w:tc>
          <w:tcPr>
            <w:tcW w:w="2792" w:type="dxa"/>
          </w:tcPr>
          <w:p w:rsidR="00703741" w:rsidRDefault="00703741" w:rsidP="00807C3B">
            <w:pPr>
              <w:pStyle w:val="TableParagraph"/>
              <w:spacing w:line="240" w:lineRule="auto"/>
              <w:ind w:right="98"/>
              <w:jc w:val="right"/>
              <w:rPr>
                <w:sz w:val="28"/>
              </w:rPr>
            </w:pPr>
            <w:r>
              <w:rPr>
                <w:sz w:val="28"/>
              </w:rPr>
              <w:t>Desctiption:</w:t>
            </w:r>
          </w:p>
        </w:tc>
        <w:tc>
          <w:tcPr>
            <w:tcW w:w="6678" w:type="dxa"/>
          </w:tcPr>
          <w:p w:rsidR="00703741" w:rsidRDefault="00703741" w:rsidP="00703741">
            <w:pPr>
              <w:pStyle w:val="TableParagraph"/>
              <w:spacing w:before="116" w:line="322" w:lineRule="exact"/>
              <w:ind w:right="510"/>
              <w:rPr>
                <w:i/>
                <w:sz w:val="28"/>
              </w:rPr>
            </w:pPr>
            <w:r>
              <w:rPr>
                <w:sz w:val="28"/>
              </w:rPr>
              <w:t xml:space="preserve"> Use case này cho phép tác nhân quản lý quyền truy cập của những admin khác</w:t>
            </w:r>
          </w:p>
        </w:tc>
      </w:tr>
      <w:tr w:rsidR="00703741" w:rsidTr="00807C3B">
        <w:trPr>
          <w:trHeight w:val="441"/>
        </w:trPr>
        <w:tc>
          <w:tcPr>
            <w:tcW w:w="2792" w:type="dxa"/>
          </w:tcPr>
          <w:p w:rsidR="00703741" w:rsidRDefault="00703741" w:rsidP="00807C3B">
            <w:pPr>
              <w:pStyle w:val="TableParagraph"/>
              <w:ind w:right="99"/>
              <w:jc w:val="right"/>
              <w:rPr>
                <w:sz w:val="28"/>
              </w:rPr>
            </w:pPr>
            <w:r>
              <w:rPr>
                <w:sz w:val="28"/>
              </w:rPr>
              <w:t>Trigger:</w:t>
            </w:r>
          </w:p>
        </w:tc>
        <w:tc>
          <w:tcPr>
            <w:tcW w:w="6678" w:type="dxa"/>
          </w:tcPr>
          <w:p w:rsidR="00703741" w:rsidRDefault="00703741" w:rsidP="00807C3B">
            <w:pPr>
              <w:pStyle w:val="TableParagraph"/>
              <w:ind w:left="105"/>
              <w:rPr>
                <w:sz w:val="28"/>
              </w:rPr>
            </w:pPr>
            <w:r>
              <w:rPr>
                <w:sz w:val="28"/>
              </w:rPr>
              <w:t>Tác nhân vào trang Quản lý nhân viên</w:t>
            </w:r>
          </w:p>
        </w:tc>
      </w:tr>
      <w:tr w:rsidR="00703741" w:rsidTr="00807C3B">
        <w:trPr>
          <w:trHeight w:val="441"/>
        </w:trPr>
        <w:tc>
          <w:tcPr>
            <w:tcW w:w="2792" w:type="dxa"/>
          </w:tcPr>
          <w:p w:rsidR="00703741" w:rsidRDefault="00703741" w:rsidP="00807C3B">
            <w:pPr>
              <w:pStyle w:val="TableParagraph"/>
              <w:spacing w:before="113"/>
              <w:ind w:right="98"/>
              <w:jc w:val="right"/>
              <w:rPr>
                <w:sz w:val="28"/>
              </w:rPr>
            </w:pPr>
            <w:r>
              <w:rPr>
                <w:sz w:val="28"/>
              </w:rPr>
              <w:t>Preconditions:</w:t>
            </w:r>
          </w:p>
        </w:tc>
        <w:tc>
          <w:tcPr>
            <w:tcW w:w="6678" w:type="dxa"/>
          </w:tcPr>
          <w:p w:rsidR="00703741" w:rsidRDefault="00703741" w:rsidP="00807C3B">
            <w:pPr>
              <w:pStyle w:val="TableParagraph"/>
              <w:spacing w:before="113"/>
              <w:ind w:left="105"/>
              <w:rPr>
                <w:sz w:val="28"/>
              </w:rPr>
            </w:pPr>
            <w:r>
              <w:rPr>
                <w:sz w:val="28"/>
              </w:rPr>
              <w:t>Tác nhân đã đăng nhập vào hệ thống quản trị và có quyền vào trang Quản lý nhân viên</w:t>
            </w:r>
          </w:p>
        </w:tc>
      </w:tr>
      <w:tr w:rsidR="00703741" w:rsidTr="00807C3B">
        <w:trPr>
          <w:trHeight w:val="770"/>
        </w:trPr>
        <w:tc>
          <w:tcPr>
            <w:tcW w:w="2792" w:type="dxa"/>
          </w:tcPr>
          <w:p w:rsidR="00703741" w:rsidRDefault="00703741" w:rsidP="00807C3B">
            <w:pPr>
              <w:pStyle w:val="TableParagraph"/>
              <w:spacing w:line="240" w:lineRule="auto"/>
              <w:ind w:right="99"/>
              <w:jc w:val="right"/>
              <w:rPr>
                <w:sz w:val="28"/>
              </w:rPr>
            </w:pPr>
            <w:r>
              <w:rPr>
                <w:sz w:val="28"/>
              </w:rPr>
              <w:t>Postconditions:</w:t>
            </w:r>
          </w:p>
        </w:tc>
        <w:tc>
          <w:tcPr>
            <w:tcW w:w="6678" w:type="dxa"/>
          </w:tcPr>
          <w:p w:rsidR="00703741" w:rsidRPr="008D282B" w:rsidRDefault="00703741" w:rsidP="00703741">
            <w:pPr>
              <w:pStyle w:val="TableParagraph"/>
              <w:tabs>
                <w:tab w:val="left" w:pos="825"/>
              </w:tabs>
              <w:spacing w:before="120" w:line="324" w:lineRule="exact"/>
              <w:ind w:right="195"/>
              <w:rPr>
                <w:sz w:val="28"/>
              </w:rPr>
            </w:pPr>
            <w:r>
              <w:rPr>
                <w:sz w:val="28"/>
              </w:rPr>
              <w:t xml:space="preserve"> Thay đổi quyền của những tài khoản admin khác</w:t>
            </w:r>
          </w:p>
        </w:tc>
      </w:tr>
      <w:tr w:rsidR="00703741" w:rsidTr="00807C3B">
        <w:trPr>
          <w:trHeight w:val="2373"/>
        </w:trPr>
        <w:tc>
          <w:tcPr>
            <w:tcW w:w="2792" w:type="dxa"/>
          </w:tcPr>
          <w:p w:rsidR="00703741" w:rsidRDefault="00703741" w:rsidP="00807C3B">
            <w:pPr>
              <w:pStyle w:val="TableParagraph"/>
              <w:spacing w:line="240" w:lineRule="auto"/>
              <w:ind w:right="99"/>
              <w:jc w:val="right"/>
              <w:rPr>
                <w:sz w:val="28"/>
              </w:rPr>
            </w:pPr>
            <w:r>
              <w:rPr>
                <w:sz w:val="28"/>
              </w:rPr>
              <w:t>Normal flow:</w:t>
            </w:r>
          </w:p>
        </w:tc>
        <w:tc>
          <w:tcPr>
            <w:tcW w:w="6678" w:type="dxa"/>
          </w:tcPr>
          <w:p w:rsidR="00703741" w:rsidRDefault="00703741" w:rsidP="00703741">
            <w:pPr>
              <w:pStyle w:val="TableParagraph"/>
              <w:numPr>
                <w:ilvl w:val="0"/>
                <w:numId w:val="38"/>
              </w:numPr>
              <w:tabs>
                <w:tab w:val="left" w:pos="826"/>
              </w:tabs>
              <w:spacing w:before="3" w:line="240" w:lineRule="auto"/>
              <w:ind w:right="700"/>
              <w:rPr>
                <w:sz w:val="28"/>
              </w:rPr>
            </w:pPr>
            <w:r>
              <w:rPr>
                <w:sz w:val="28"/>
              </w:rPr>
              <w:t>Tác nhân vào trang quản lý nhân viên</w:t>
            </w:r>
          </w:p>
          <w:p w:rsidR="00703741" w:rsidRDefault="00703741" w:rsidP="00703741">
            <w:pPr>
              <w:pStyle w:val="TableParagraph"/>
              <w:numPr>
                <w:ilvl w:val="0"/>
                <w:numId w:val="38"/>
              </w:numPr>
              <w:tabs>
                <w:tab w:val="left" w:pos="826"/>
              </w:tabs>
              <w:spacing w:before="3" w:line="240" w:lineRule="auto"/>
              <w:ind w:right="700"/>
              <w:rPr>
                <w:sz w:val="28"/>
              </w:rPr>
            </w:pPr>
            <w:r>
              <w:rPr>
                <w:sz w:val="28"/>
              </w:rPr>
              <w:t>Tác nhân chọn tài khoản admin muốn thay đổi quyền truy cập</w:t>
            </w:r>
          </w:p>
          <w:p w:rsidR="00703741" w:rsidRDefault="00703741" w:rsidP="00703741">
            <w:pPr>
              <w:pStyle w:val="TableParagraph"/>
              <w:numPr>
                <w:ilvl w:val="0"/>
                <w:numId w:val="38"/>
              </w:numPr>
              <w:tabs>
                <w:tab w:val="left" w:pos="826"/>
              </w:tabs>
              <w:spacing w:before="3" w:line="240" w:lineRule="auto"/>
              <w:ind w:right="700"/>
              <w:rPr>
                <w:sz w:val="28"/>
              </w:rPr>
            </w:pPr>
            <w:r>
              <w:rPr>
                <w:sz w:val="28"/>
              </w:rPr>
              <w:t>Tác nhân chọn những quyền muốn thay đổi</w:t>
            </w:r>
          </w:p>
          <w:p w:rsidR="00703741" w:rsidRDefault="00703741" w:rsidP="00703741">
            <w:pPr>
              <w:pStyle w:val="TableParagraph"/>
              <w:numPr>
                <w:ilvl w:val="0"/>
                <w:numId w:val="38"/>
              </w:numPr>
              <w:tabs>
                <w:tab w:val="left" w:pos="826"/>
              </w:tabs>
              <w:spacing w:before="3" w:line="240" w:lineRule="auto"/>
              <w:ind w:right="700"/>
              <w:rPr>
                <w:sz w:val="28"/>
              </w:rPr>
            </w:pPr>
            <w:r>
              <w:rPr>
                <w:sz w:val="28"/>
              </w:rPr>
              <w:t>Tác nhân lưu những thay đổi bằng cách click nút Lưu thay đổi</w:t>
            </w:r>
          </w:p>
          <w:p w:rsidR="00703741" w:rsidRPr="004F70E7" w:rsidRDefault="00703741" w:rsidP="00703741">
            <w:pPr>
              <w:pStyle w:val="TableParagraph"/>
              <w:numPr>
                <w:ilvl w:val="0"/>
                <w:numId w:val="38"/>
              </w:numPr>
              <w:tabs>
                <w:tab w:val="left" w:pos="826"/>
              </w:tabs>
              <w:spacing w:before="3" w:line="240" w:lineRule="auto"/>
              <w:ind w:right="700"/>
              <w:rPr>
                <w:sz w:val="28"/>
              </w:rPr>
            </w:pPr>
            <w:r>
              <w:rPr>
                <w:sz w:val="28"/>
              </w:rPr>
              <w:t>Quyền truy cập của những tài khoản admin được cập nhật trong cơ sở dữ liệu</w:t>
            </w:r>
          </w:p>
        </w:tc>
      </w:tr>
      <w:tr w:rsidR="00703741" w:rsidTr="00807C3B">
        <w:trPr>
          <w:trHeight w:val="441"/>
        </w:trPr>
        <w:tc>
          <w:tcPr>
            <w:tcW w:w="2792" w:type="dxa"/>
          </w:tcPr>
          <w:p w:rsidR="00703741" w:rsidRDefault="00703741" w:rsidP="00807C3B">
            <w:pPr>
              <w:pStyle w:val="TableParagraph"/>
              <w:ind w:right="100"/>
              <w:jc w:val="right"/>
              <w:rPr>
                <w:sz w:val="28"/>
              </w:rPr>
            </w:pPr>
            <w:r>
              <w:rPr>
                <w:sz w:val="28"/>
              </w:rPr>
              <w:t>Alternative flow:</w:t>
            </w:r>
          </w:p>
        </w:tc>
        <w:tc>
          <w:tcPr>
            <w:tcW w:w="6678" w:type="dxa"/>
          </w:tcPr>
          <w:p w:rsidR="00703741" w:rsidRDefault="00703741" w:rsidP="00807C3B">
            <w:pPr>
              <w:pStyle w:val="TableParagraph"/>
              <w:ind w:left="105"/>
              <w:rPr>
                <w:sz w:val="28"/>
              </w:rPr>
            </w:pPr>
            <w:r>
              <w:rPr>
                <w:sz w:val="28"/>
              </w:rPr>
              <w:t>Không có</w:t>
            </w:r>
          </w:p>
        </w:tc>
      </w:tr>
      <w:tr w:rsidR="00703741" w:rsidTr="00807C3B">
        <w:trPr>
          <w:trHeight w:val="443"/>
        </w:trPr>
        <w:tc>
          <w:tcPr>
            <w:tcW w:w="2792" w:type="dxa"/>
          </w:tcPr>
          <w:p w:rsidR="00703741" w:rsidRDefault="00703741" w:rsidP="00807C3B">
            <w:pPr>
              <w:pStyle w:val="TableParagraph"/>
              <w:spacing w:before="115"/>
              <w:ind w:right="98"/>
              <w:jc w:val="right"/>
              <w:rPr>
                <w:sz w:val="28"/>
              </w:rPr>
            </w:pPr>
            <w:r>
              <w:rPr>
                <w:sz w:val="28"/>
              </w:rPr>
              <w:t>Exceptions:</w:t>
            </w:r>
          </w:p>
        </w:tc>
        <w:tc>
          <w:tcPr>
            <w:tcW w:w="6678" w:type="dxa"/>
          </w:tcPr>
          <w:p w:rsidR="00703741" w:rsidRPr="00CE4486" w:rsidRDefault="00CE4486" w:rsidP="00807C3B">
            <w:pPr>
              <w:pStyle w:val="TableParagraph"/>
              <w:spacing w:before="115"/>
              <w:ind w:left="105"/>
              <w:rPr>
                <w:sz w:val="28"/>
                <w:lang w:val="vi-VN"/>
              </w:rPr>
            </w:pPr>
            <w:r>
              <w:rPr>
                <w:sz w:val="28"/>
                <w:lang w:val="vi-VN"/>
              </w:rPr>
              <w:t>Không có</w:t>
            </w:r>
          </w:p>
        </w:tc>
      </w:tr>
      <w:tr w:rsidR="00703741" w:rsidTr="00807C3B">
        <w:trPr>
          <w:trHeight w:val="441"/>
        </w:trPr>
        <w:tc>
          <w:tcPr>
            <w:tcW w:w="2792" w:type="dxa"/>
          </w:tcPr>
          <w:p w:rsidR="00703741" w:rsidRDefault="00703741" w:rsidP="00807C3B">
            <w:pPr>
              <w:pStyle w:val="TableParagraph"/>
              <w:ind w:right="99"/>
              <w:jc w:val="right"/>
              <w:rPr>
                <w:sz w:val="28"/>
              </w:rPr>
            </w:pPr>
            <w:r>
              <w:rPr>
                <w:sz w:val="28"/>
              </w:rPr>
              <w:t>Includes:</w:t>
            </w:r>
          </w:p>
        </w:tc>
        <w:tc>
          <w:tcPr>
            <w:tcW w:w="6678" w:type="dxa"/>
          </w:tcPr>
          <w:p w:rsidR="00703741" w:rsidRDefault="00703741" w:rsidP="00807C3B">
            <w:pPr>
              <w:pStyle w:val="TableParagraph"/>
              <w:ind w:left="105"/>
              <w:rPr>
                <w:sz w:val="28"/>
              </w:rPr>
            </w:pPr>
            <w:r>
              <w:rPr>
                <w:sz w:val="28"/>
              </w:rPr>
              <w:t>Không có</w:t>
            </w:r>
          </w:p>
        </w:tc>
      </w:tr>
      <w:tr w:rsidR="00703741" w:rsidTr="00807C3B">
        <w:trPr>
          <w:trHeight w:val="441"/>
        </w:trPr>
        <w:tc>
          <w:tcPr>
            <w:tcW w:w="2792" w:type="dxa"/>
          </w:tcPr>
          <w:p w:rsidR="00703741" w:rsidRDefault="00703741" w:rsidP="00807C3B">
            <w:pPr>
              <w:pStyle w:val="TableParagraph"/>
              <w:ind w:right="101"/>
              <w:jc w:val="right"/>
              <w:rPr>
                <w:sz w:val="28"/>
              </w:rPr>
            </w:pPr>
            <w:r>
              <w:rPr>
                <w:sz w:val="28"/>
              </w:rPr>
              <w:t>Priority:</w:t>
            </w:r>
          </w:p>
        </w:tc>
        <w:tc>
          <w:tcPr>
            <w:tcW w:w="6678" w:type="dxa"/>
          </w:tcPr>
          <w:p w:rsidR="00703741" w:rsidRPr="00CE4486" w:rsidRDefault="00CE4486" w:rsidP="00807C3B">
            <w:pPr>
              <w:pStyle w:val="TableParagraph"/>
              <w:ind w:left="105"/>
              <w:rPr>
                <w:sz w:val="28"/>
                <w:lang w:val="vi-VN"/>
              </w:rPr>
            </w:pPr>
            <w:r>
              <w:rPr>
                <w:sz w:val="28"/>
                <w:lang w:val="vi-VN"/>
              </w:rPr>
              <w:t>3</w:t>
            </w:r>
          </w:p>
        </w:tc>
      </w:tr>
      <w:tr w:rsidR="00703741" w:rsidTr="00807C3B">
        <w:trPr>
          <w:trHeight w:val="443"/>
        </w:trPr>
        <w:tc>
          <w:tcPr>
            <w:tcW w:w="2792" w:type="dxa"/>
          </w:tcPr>
          <w:p w:rsidR="00703741" w:rsidRDefault="00703741" w:rsidP="00807C3B">
            <w:pPr>
              <w:pStyle w:val="TableParagraph"/>
              <w:spacing w:before="115"/>
              <w:ind w:right="98"/>
              <w:jc w:val="right"/>
              <w:rPr>
                <w:sz w:val="28"/>
              </w:rPr>
            </w:pPr>
            <w:r>
              <w:rPr>
                <w:sz w:val="28"/>
              </w:rPr>
              <w:lastRenderedPageBreak/>
              <w:t>Frequency of use</w:t>
            </w:r>
          </w:p>
        </w:tc>
        <w:tc>
          <w:tcPr>
            <w:tcW w:w="6678" w:type="dxa"/>
          </w:tcPr>
          <w:p w:rsidR="00703741" w:rsidRDefault="00703741" w:rsidP="00807C3B">
            <w:pPr>
              <w:pStyle w:val="TableParagraph"/>
              <w:spacing w:before="115"/>
              <w:ind w:left="105"/>
              <w:rPr>
                <w:sz w:val="28"/>
              </w:rPr>
            </w:pPr>
            <w:r>
              <w:rPr>
                <w:sz w:val="28"/>
              </w:rPr>
              <w:t>Không thường xuyên</w:t>
            </w:r>
          </w:p>
        </w:tc>
      </w:tr>
      <w:tr w:rsidR="00703741" w:rsidTr="00807C3B">
        <w:trPr>
          <w:trHeight w:val="441"/>
        </w:trPr>
        <w:tc>
          <w:tcPr>
            <w:tcW w:w="2792" w:type="dxa"/>
          </w:tcPr>
          <w:p w:rsidR="00703741" w:rsidRDefault="00703741" w:rsidP="00807C3B">
            <w:pPr>
              <w:pStyle w:val="TableParagraph"/>
              <w:ind w:right="99"/>
              <w:jc w:val="right"/>
              <w:rPr>
                <w:sz w:val="28"/>
              </w:rPr>
            </w:pPr>
            <w:r>
              <w:rPr>
                <w:sz w:val="28"/>
              </w:rPr>
              <w:t>Business Rules:</w:t>
            </w:r>
          </w:p>
        </w:tc>
        <w:tc>
          <w:tcPr>
            <w:tcW w:w="6678" w:type="dxa"/>
          </w:tcPr>
          <w:p w:rsidR="00703741" w:rsidRDefault="00703741" w:rsidP="00807C3B">
            <w:pPr>
              <w:pStyle w:val="TableParagraph"/>
              <w:ind w:left="105"/>
              <w:rPr>
                <w:sz w:val="28"/>
              </w:rPr>
            </w:pPr>
            <w:r>
              <w:rPr>
                <w:sz w:val="28"/>
              </w:rPr>
              <w:t>Không có</w:t>
            </w:r>
          </w:p>
        </w:tc>
      </w:tr>
      <w:tr w:rsidR="00703741" w:rsidTr="00807C3B">
        <w:trPr>
          <w:trHeight w:val="441"/>
        </w:trPr>
        <w:tc>
          <w:tcPr>
            <w:tcW w:w="2792" w:type="dxa"/>
          </w:tcPr>
          <w:p w:rsidR="00703741" w:rsidRDefault="00703741" w:rsidP="00807C3B">
            <w:pPr>
              <w:pStyle w:val="TableParagraph"/>
              <w:ind w:right="100"/>
              <w:jc w:val="right"/>
              <w:rPr>
                <w:sz w:val="28"/>
              </w:rPr>
            </w:pPr>
            <w:r>
              <w:rPr>
                <w:sz w:val="28"/>
              </w:rPr>
              <w:t>Special Requirements:</w:t>
            </w:r>
          </w:p>
        </w:tc>
        <w:tc>
          <w:tcPr>
            <w:tcW w:w="6678" w:type="dxa"/>
          </w:tcPr>
          <w:p w:rsidR="00703741" w:rsidRDefault="00703741" w:rsidP="00807C3B">
            <w:pPr>
              <w:pStyle w:val="TableParagraph"/>
              <w:ind w:left="105"/>
              <w:rPr>
                <w:sz w:val="28"/>
              </w:rPr>
            </w:pPr>
            <w:r>
              <w:rPr>
                <w:sz w:val="28"/>
              </w:rPr>
              <w:t>Không có</w:t>
            </w:r>
          </w:p>
        </w:tc>
      </w:tr>
      <w:tr w:rsidR="00703741" w:rsidTr="00807C3B">
        <w:trPr>
          <w:trHeight w:val="444"/>
        </w:trPr>
        <w:tc>
          <w:tcPr>
            <w:tcW w:w="2792" w:type="dxa"/>
          </w:tcPr>
          <w:p w:rsidR="00703741" w:rsidRDefault="00703741" w:rsidP="00807C3B">
            <w:pPr>
              <w:pStyle w:val="TableParagraph"/>
              <w:spacing w:before="115"/>
              <w:ind w:right="99"/>
              <w:jc w:val="right"/>
              <w:rPr>
                <w:sz w:val="28"/>
              </w:rPr>
            </w:pPr>
            <w:r>
              <w:rPr>
                <w:sz w:val="28"/>
              </w:rPr>
              <w:t>Assumptions:</w:t>
            </w:r>
          </w:p>
        </w:tc>
        <w:tc>
          <w:tcPr>
            <w:tcW w:w="6678" w:type="dxa"/>
          </w:tcPr>
          <w:p w:rsidR="00703741" w:rsidRDefault="00703741" w:rsidP="00807C3B">
            <w:pPr>
              <w:pStyle w:val="TableParagraph"/>
              <w:spacing w:before="115"/>
              <w:ind w:left="105"/>
              <w:rPr>
                <w:sz w:val="28"/>
              </w:rPr>
            </w:pPr>
            <w:r>
              <w:rPr>
                <w:sz w:val="28"/>
              </w:rPr>
              <w:t>Không có</w:t>
            </w:r>
          </w:p>
        </w:tc>
      </w:tr>
      <w:tr w:rsidR="00703741" w:rsidTr="00807C3B">
        <w:trPr>
          <w:trHeight w:val="441"/>
        </w:trPr>
        <w:tc>
          <w:tcPr>
            <w:tcW w:w="2792" w:type="dxa"/>
          </w:tcPr>
          <w:p w:rsidR="00703741" w:rsidRDefault="00703741" w:rsidP="00807C3B">
            <w:pPr>
              <w:pStyle w:val="TableParagraph"/>
              <w:ind w:right="100"/>
              <w:jc w:val="right"/>
              <w:rPr>
                <w:sz w:val="28"/>
              </w:rPr>
            </w:pPr>
            <w:r>
              <w:rPr>
                <w:sz w:val="28"/>
              </w:rPr>
              <w:t>Notes and Issues:</w:t>
            </w:r>
          </w:p>
        </w:tc>
        <w:tc>
          <w:tcPr>
            <w:tcW w:w="6678" w:type="dxa"/>
          </w:tcPr>
          <w:p w:rsidR="00703741" w:rsidRDefault="00703741" w:rsidP="00807C3B">
            <w:pPr>
              <w:pStyle w:val="TableParagraph"/>
              <w:ind w:left="105"/>
              <w:rPr>
                <w:sz w:val="28"/>
              </w:rPr>
            </w:pPr>
            <w:r>
              <w:rPr>
                <w:sz w:val="28"/>
              </w:rPr>
              <w:t>Không có</w:t>
            </w:r>
          </w:p>
        </w:tc>
      </w:tr>
    </w:tbl>
    <w:p w:rsidR="00703741" w:rsidRDefault="00703741" w:rsidP="00B90625">
      <w:pPr>
        <w:tabs>
          <w:tab w:val="left" w:pos="1002"/>
        </w:tabs>
        <w:spacing w:before="65"/>
        <w:ind w:right="5922"/>
        <w:rPr>
          <w:sz w:val="28"/>
        </w:rPr>
      </w:pPr>
    </w:p>
    <w:p w:rsidR="00703741" w:rsidRDefault="00703741" w:rsidP="00B90625">
      <w:pPr>
        <w:tabs>
          <w:tab w:val="left" w:pos="1002"/>
        </w:tabs>
        <w:spacing w:before="65"/>
        <w:ind w:right="5922"/>
        <w:rPr>
          <w:sz w:val="28"/>
        </w:rPr>
      </w:pPr>
    </w:p>
    <w:p w:rsidR="00703741" w:rsidRDefault="00703741" w:rsidP="00703741">
      <w:pPr>
        <w:pStyle w:val="ListParagraph"/>
        <w:numPr>
          <w:ilvl w:val="1"/>
          <w:numId w:val="14"/>
        </w:numPr>
        <w:tabs>
          <w:tab w:val="left" w:pos="1002"/>
        </w:tabs>
        <w:spacing w:before="65"/>
        <w:rPr>
          <w:sz w:val="28"/>
        </w:rPr>
      </w:pPr>
      <w:r>
        <w:rPr>
          <w:sz w:val="28"/>
        </w:rPr>
        <w:t>Đặc tả use case Quản lý người dùng</w:t>
      </w:r>
    </w:p>
    <w:p w:rsidR="00703741" w:rsidRDefault="000C2C85" w:rsidP="00703741">
      <w:pPr>
        <w:spacing w:before="124"/>
        <w:ind w:left="282"/>
        <w:rPr>
          <w:sz w:val="24"/>
        </w:rPr>
      </w:pPr>
      <w:r>
        <w:rPr>
          <w:b/>
          <w:sz w:val="24"/>
        </w:rPr>
        <w:t>Bảng 2.17</w:t>
      </w:r>
      <w:r w:rsidR="00703741">
        <w:rPr>
          <w:b/>
          <w:sz w:val="24"/>
        </w:rPr>
        <w:t xml:space="preserve"> </w:t>
      </w:r>
      <w:r w:rsidR="00703741">
        <w:rPr>
          <w:sz w:val="24"/>
        </w:rPr>
        <w:t>Đặc tả use case Quản lý người dùng</w:t>
      </w:r>
    </w:p>
    <w:p w:rsidR="00703741" w:rsidRDefault="00703741" w:rsidP="00703741">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703741" w:rsidTr="00807C3B">
        <w:trPr>
          <w:trHeight w:val="441"/>
        </w:trPr>
        <w:tc>
          <w:tcPr>
            <w:tcW w:w="2792" w:type="dxa"/>
          </w:tcPr>
          <w:p w:rsidR="00703741" w:rsidRDefault="00703741" w:rsidP="00807C3B">
            <w:pPr>
              <w:pStyle w:val="TableParagraph"/>
              <w:ind w:right="98"/>
              <w:jc w:val="right"/>
              <w:rPr>
                <w:sz w:val="28"/>
              </w:rPr>
            </w:pPr>
            <w:r>
              <w:rPr>
                <w:sz w:val="28"/>
              </w:rPr>
              <w:t>Use case ID:</w:t>
            </w:r>
          </w:p>
        </w:tc>
        <w:tc>
          <w:tcPr>
            <w:tcW w:w="6678" w:type="dxa"/>
          </w:tcPr>
          <w:p w:rsidR="00703741" w:rsidRPr="000C2C85" w:rsidRDefault="000C2C85" w:rsidP="00807C3B">
            <w:pPr>
              <w:pStyle w:val="TableParagraph"/>
              <w:ind w:left="105"/>
              <w:rPr>
                <w:sz w:val="28"/>
                <w:lang w:val="vi-VN"/>
              </w:rPr>
            </w:pPr>
            <w:r>
              <w:rPr>
                <w:sz w:val="28"/>
                <w:lang w:val="vi-VN"/>
              </w:rPr>
              <w:t>UC17</w:t>
            </w:r>
          </w:p>
        </w:tc>
      </w:tr>
      <w:tr w:rsidR="00703741" w:rsidTr="00807C3B">
        <w:trPr>
          <w:trHeight w:val="443"/>
        </w:trPr>
        <w:tc>
          <w:tcPr>
            <w:tcW w:w="2792" w:type="dxa"/>
          </w:tcPr>
          <w:p w:rsidR="00703741" w:rsidRDefault="00703741" w:rsidP="00807C3B">
            <w:pPr>
              <w:pStyle w:val="TableParagraph"/>
              <w:spacing w:before="115"/>
              <w:ind w:right="103"/>
              <w:jc w:val="right"/>
              <w:rPr>
                <w:sz w:val="28"/>
              </w:rPr>
            </w:pPr>
            <w:r>
              <w:rPr>
                <w:sz w:val="28"/>
              </w:rPr>
              <w:t>Use case Name:</w:t>
            </w:r>
          </w:p>
        </w:tc>
        <w:tc>
          <w:tcPr>
            <w:tcW w:w="6678" w:type="dxa"/>
          </w:tcPr>
          <w:p w:rsidR="00703741" w:rsidRDefault="00703741" w:rsidP="00703741">
            <w:pPr>
              <w:pStyle w:val="TableParagraph"/>
              <w:spacing w:before="115"/>
              <w:rPr>
                <w:sz w:val="28"/>
              </w:rPr>
            </w:pPr>
            <w:r>
              <w:rPr>
                <w:sz w:val="28"/>
              </w:rPr>
              <w:t xml:space="preserve"> Quản lý người dùng</w:t>
            </w:r>
          </w:p>
        </w:tc>
      </w:tr>
      <w:tr w:rsidR="00703741" w:rsidTr="00807C3B">
        <w:trPr>
          <w:trHeight w:val="441"/>
        </w:trPr>
        <w:tc>
          <w:tcPr>
            <w:tcW w:w="2792" w:type="dxa"/>
          </w:tcPr>
          <w:p w:rsidR="00703741" w:rsidRDefault="00703741" w:rsidP="00807C3B">
            <w:pPr>
              <w:pStyle w:val="TableParagraph"/>
              <w:ind w:right="98"/>
              <w:jc w:val="right"/>
              <w:rPr>
                <w:sz w:val="28"/>
              </w:rPr>
            </w:pPr>
            <w:r>
              <w:rPr>
                <w:sz w:val="28"/>
              </w:rPr>
              <w:t>Actors:</w:t>
            </w:r>
          </w:p>
        </w:tc>
        <w:tc>
          <w:tcPr>
            <w:tcW w:w="6678" w:type="dxa"/>
          </w:tcPr>
          <w:p w:rsidR="00703741" w:rsidRDefault="00703741" w:rsidP="00807C3B">
            <w:pPr>
              <w:pStyle w:val="TableParagraph"/>
              <w:ind w:left="105"/>
              <w:rPr>
                <w:sz w:val="28"/>
              </w:rPr>
            </w:pPr>
            <w:r>
              <w:rPr>
                <w:sz w:val="28"/>
              </w:rPr>
              <w:t>Quản trị hệ thống</w:t>
            </w:r>
          </w:p>
        </w:tc>
      </w:tr>
      <w:tr w:rsidR="00703741" w:rsidTr="00807C3B">
        <w:trPr>
          <w:trHeight w:val="765"/>
        </w:trPr>
        <w:tc>
          <w:tcPr>
            <w:tcW w:w="2792" w:type="dxa"/>
          </w:tcPr>
          <w:p w:rsidR="00703741" w:rsidRDefault="00703741" w:rsidP="00807C3B">
            <w:pPr>
              <w:pStyle w:val="TableParagraph"/>
              <w:spacing w:line="240" w:lineRule="auto"/>
              <w:ind w:right="98"/>
              <w:jc w:val="right"/>
              <w:rPr>
                <w:sz w:val="28"/>
              </w:rPr>
            </w:pPr>
            <w:r>
              <w:rPr>
                <w:sz w:val="28"/>
              </w:rPr>
              <w:t>Desctiption:</w:t>
            </w:r>
          </w:p>
        </w:tc>
        <w:tc>
          <w:tcPr>
            <w:tcW w:w="6678" w:type="dxa"/>
          </w:tcPr>
          <w:p w:rsidR="00703741" w:rsidRDefault="00703741" w:rsidP="00703741">
            <w:pPr>
              <w:pStyle w:val="TableParagraph"/>
              <w:spacing w:before="116" w:line="322" w:lineRule="exact"/>
              <w:ind w:right="510"/>
              <w:rPr>
                <w:i/>
                <w:sz w:val="28"/>
              </w:rPr>
            </w:pPr>
            <w:r>
              <w:rPr>
                <w:sz w:val="28"/>
              </w:rPr>
              <w:t xml:space="preserve"> Use case này cho phép tác nhân quản lý tài khoản khách hàng</w:t>
            </w:r>
            <w:r w:rsidR="00D21738">
              <w:rPr>
                <w:sz w:val="28"/>
              </w:rPr>
              <w:t xml:space="preserve">: Xem hiện tại có bao nhiêu khách hàng online, Top những khách hàng mua hàng nhiều trong tháng, Block tài khoản khách hàng nếu khách hàng đó spam hệ </w:t>
            </w:r>
            <w:proofErr w:type="gramStart"/>
            <w:r w:rsidR="00D21738">
              <w:rPr>
                <w:sz w:val="28"/>
              </w:rPr>
              <w:t>thống, …</w:t>
            </w:r>
            <w:proofErr w:type="gramEnd"/>
          </w:p>
        </w:tc>
      </w:tr>
      <w:tr w:rsidR="00703741" w:rsidTr="00807C3B">
        <w:trPr>
          <w:trHeight w:val="441"/>
        </w:trPr>
        <w:tc>
          <w:tcPr>
            <w:tcW w:w="2792" w:type="dxa"/>
          </w:tcPr>
          <w:p w:rsidR="00703741" w:rsidRDefault="00703741" w:rsidP="00807C3B">
            <w:pPr>
              <w:pStyle w:val="TableParagraph"/>
              <w:ind w:right="99"/>
              <w:jc w:val="right"/>
              <w:rPr>
                <w:sz w:val="28"/>
              </w:rPr>
            </w:pPr>
            <w:r>
              <w:rPr>
                <w:sz w:val="28"/>
              </w:rPr>
              <w:t>Trigger:</w:t>
            </w:r>
          </w:p>
        </w:tc>
        <w:tc>
          <w:tcPr>
            <w:tcW w:w="6678" w:type="dxa"/>
          </w:tcPr>
          <w:p w:rsidR="00703741" w:rsidRDefault="00703741" w:rsidP="00D21738">
            <w:pPr>
              <w:pStyle w:val="TableParagraph"/>
              <w:ind w:left="105"/>
              <w:rPr>
                <w:sz w:val="28"/>
              </w:rPr>
            </w:pPr>
            <w:r>
              <w:rPr>
                <w:sz w:val="28"/>
              </w:rPr>
              <w:t xml:space="preserve">Tác nhân vào trang Quản lý </w:t>
            </w:r>
            <w:r w:rsidR="00D21738">
              <w:rPr>
                <w:sz w:val="28"/>
              </w:rPr>
              <w:t>khách hàng</w:t>
            </w:r>
          </w:p>
        </w:tc>
      </w:tr>
      <w:tr w:rsidR="00703741" w:rsidTr="00807C3B">
        <w:trPr>
          <w:trHeight w:val="441"/>
        </w:trPr>
        <w:tc>
          <w:tcPr>
            <w:tcW w:w="2792" w:type="dxa"/>
          </w:tcPr>
          <w:p w:rsidR="00703741" w:rsidRDefault="00703741" w:rsidP="00807C3B">
            <w:pPr>
              <w:pStyle w:val="TableParagraph"/>
              <w:spacing w:before="113"/>
              <w:ind w:right="98"/>
              <w:jc w:val="right"/>
              <w:rPr>
                <w:sz w:val="28"/>
              </w:rPr>
            </w:pPr>
            <w:r>
              <w:rPr>
                <w:sz w:val="28"/>
              </w:rPr>
              <w:t>Preconditions:</w:t>
            </w:r>
          </w:p>
        </w:tc>
        <w:tc>
          <w:tcPr>
            <w:tcW w:w="6678" w:type="dxa"/>
          </w:tcPr>
          <w:p w:rsidR="00703741" w:rsidRDefault="00703741" w:rsidP="00D21738">
            <w:pPr>
              <w:pStyle w:val="TableParagraph"/>
              <w:spacing w:before="113"/>
              <w:ind w:left="105"/>
              <w:rPr>
                <w:sz w:val="28"/>
              </w:rPr>
            </w:pPr>
            <w:r>
              <w:rPr>
                <w:sz w:val="28"/>
              </w:rPr>
              <w:t xml:space="preserve">Tác nhân đã đăng nhập vào hệ thống quản trị và có quyền vào trang Quản lý </w:t>
            </w:r>
            <w:r w:rsidR="00D21738">
              <w:rPr>
                <w:sz w:val="28"/>
              </w:rPr>
              <w:t>khách hàng</w:t>
            </w:r>
          </w:p>
        </w:tc>
      </w:tr>
      <w:tr w:rsidR="00703741" w:rsidTr="00807C3B">
        <w:trPr>
          <w:trHeight w:val="770"/>
        </w:trPr>
        <w:tc>
          <w:tcPr>
            <w:tcW w:w="2792" w:type="dxa"/>
          </w:tcPr>
          <w:p w:rsidR="00703741" w:rsidRDefault="00703741" w:rsidP="00807C3B">
            <w:pPr>
              <w:pStyle w:val="TableParagraph"/>
              <w:spacing w:line="240" w:lineRule="auto"/>
              <w:ind w:right="99"/>
              <w:jc w:val="right"/>
              <w:rPr>
                <w:sz w:val="28"/>
              </w:rPr>
            </w:pPr>
            <w:r>
              <w:rPr>
                <w:sz w:val="28"/>
              </w:rPr>
              <w:t>Postconditions:</w:t>
            </w:r>
          </w:p>
        </w:tc>
        <w:tc>
          <w:tcPr>
            <w:tcW w:w="6678" w:type="dxa"/>
          </w:tcPr>
          <w:p w:rsidR="00703741" w:rsidRPr="008D282B" w:rsidRDefault="00703741" w:rsidP="00D21738">
            <w:pPr>
              <w:pStyle w:val="TableParagraph"/>
              <w:tabs>
                <w:tab w:val="left" w:pos="825"/>
              </w:tabs>
              <w:spacing w:before="120" w:line="324" w:lineRule="exact"/>
              <w:ind w:right="195"/>
              <w:rPr>
                <w:sz w:val="28"/>
              </w:rPr>
            </w:pPr>
            <w:r>
              <w:rPr>
                <w:sz w:val="28"/>
              </w:rPr>
              <w:t xml:space="preserve"> Thay đổi quyền của những tài khoản </w:t>
            </w:r>
            <w:r w:rsidR="00D21738">
              <w:rPr>
                <w:sz w:val="28"/>
              </w:rPr>
              <w:t>khách hàng. Thống kê</w:t>
            </w:r>
          </w:p>
        </w:tc>
      </w:tr>
      <w:tr w:rsidR="00703741" w:rsidTr="00807C3B">
        <w:trPr>
          <w:trHeight w:val="2373"/>
        </w:trPr>
        <w:tc>
          <w:tcPr>
            <w:tcW w:w="2792" w:type="dxa"/>
          </w:tcPr>
          <w:p w:rsidR="00703741" w:rsidRDefault="00703741" w:rsidP="00807C3B">
            <w:pPr>
              <w:pStyle w:val="TableParagraph"/>
              <w:spacing w:line="240" w:lineRule="auto"/>
              <w:ind w:right="99"/>
              <w:jc w:val="right"/>
              <w:rPr>
                <w:sz w:val="28"/>
              </w:rPr>
            </w:pPr>
            <w:r>
              <w:rPr>
                <w:sz w:val="28"/>
              </w:rPr>
              <w:t>Normal flow:</w:t>
            </w:r>
          </w:p>
        </w:tc>
        <w:tc>
          <w:tcPr>
            <w:tcW w:w="6678" w:type="dxa"/>
          </w:tcPr>
          <w:p w:rsidR="00703741" w:rsidRDefault="00D21738" w:rsidP="00D21738">
            <w:pPr>
              <w:pStyle w:val="TableParagraph"/>
              <w:numPr>
                <w:ilvl w:val="0"/>
                <w:numId w:val="39"/>
              </w:numPr>
              <w:tabs>
                <w:tab w:val="left" w:pos="826"/>
              </w:tabs>
              <w:spacing w:before="3" w:line="240" w:lineRule="auto"/>
              <w:ind w:right="700"/>
              <w:rPr>
                <w:sz w:val="28"/>
              </w:rPr>
            </w:pPr>
            <w:r>
              <w:rPr>
                <w:sz w:val="28"/>
              </w:rPr>
              <w:t>Tác nhân vào trang quản lý khách hàng</w:t>
            </w:r>
          </w:p>
          <w:p w:rsidR="00D21738" w:rsidRDefault="00D21738" w:rsidP="00D21738">
            <w:pPr>
              <w:pStyle w:val="TableParagraph"/>
              <w:numPr>
                <w:ilvl w:val="0"/>
                <w:numId w:val="39"/>
              </w:numPr>
              <w:tabs>
                <w:tab w:val="left" w:pos="826"/>
              </w:tabs>
              <w:spacing w:before="3" w:line="240" w:lineRule="auto"/>
              <w:ind w:right="700"/>
              <w:rPr>
                <w:sz w:val="28"/>
              </w:rPr>
            </w:pPr>
            <w:r>
              <w:rPr>
                <w:sz w:val="28"/>
              </w:rPr>
              <w:t>Tác nhân vào mục Báo cáo spam</w:t>
            </w:r>
          </w:p>
          <w:p w:rsidR="00D21738" w:rsidRDefault="00D21738" w:rsidP="00D21738">
            <w:pPr>
              <w:pStyle w:val="TableParagraph"/>
              <w:numPr>
                <w:ilvl w:val="0"/>
                <w:numId w:val="39"/>
              </w:numPr>
              <w:tabs>
                <w:tab w:val="left" w:pos="826"/>
              </w:tabs>
              <w:spacing w:before="3" w:line="240" w:lineRule="auto"/>
              <w:ind w:right="700"/>
              <w:rPr>
                <w:sz w:val="28"/>
              </w:rPr>
            </w:pPr>
            <w:r>
              <w:rPr>
                <w:sz w:val="28"/>
              </w:rPr>
              <w:t>Tác nhân chọn khách hàng muồn Block</w:t>
            </w:r>
          </w:p>
          <w:p w:rsidR="00D21738" w:rsidRDefault="00D21738" w:rsidP="00D21738">
            <w:pPr>
              <w:pStyle w:val="TableParagraph"/>
              <w:numPr>
                <w:ilvl w:val="0"/>
                <w:numId w:val="39"/>
              </w:numPr>
              <w:tabs>
                <w:tab w:val="left" w:pos="826"/>
              </w:tabs>
              <w:spacing w:before="3" w:line="240" w:lineRule="auto"/>
              <w:ind w:right="700"/>
              <w:rPr>
                <w:sz w:val="28"/>
              </w:rPr>
            </w:pPr>
            <w:r>
              <w:rPr>
                <w:sz w:val="28"/>
              </w:rPr>
              <w:t>Tác nhân chọn chức năng Block tài khoản</w:t>
            </w:r>
          </w:p>
          <w:p w:rsidR="00D21738" w:rsidRPr="004F70E7" w:rsidRDefault="00D21738" w:rsidP="00D21738">
            <w:pPr>
              <w:pStyle w:val="TableParagraph"/>
              <w:numPr>
                <w:ilvl w:val="0"/>
                <w:numId w:val="39"/>
              </w:numPr>
              <w:tabs>
                <w:tab w:val="left" w:pos="826"/>
              </w:tabs>
              <w:spacing w:before="3" w:line="240" w:lineRule="auto"/>
              <w:ind w:right="700"/>
              <w:rPr>
                <w:sz w:val="28"/>
              </w:rPr>
            </w:pPr>
            <w:r>
              <w:rPr>
                <w:sz w:val="28"/>
              </w:rPr>
              <w:t>Tài khoản vi phạm bị block, không thể mua hàng, đánh giá sản phẩm, …</w:t>
            </w:r>
          </w:p>
        </w:tc>
      </w:tr>
      <w:tr w:rsidR="00703741" w:rsidTr="00807C3B">
        <w:trPr>
          <w:trHeight w:val="441"/>
        </w:trPr>
        <w:tc>
          <w:tcPr>
            <w:tcW w:w="2792" w:type="dxa"/>
          </w:tcPr>
          <w:p w:rsidR="00703741" w:rsidRDefault="00703741" w:rsidP="00807C3B">
            <w:pPr>
              <w:pStyle w:val="TableParagraph"/>
              <w:ind w:right="100"/>
              <w:jc w:val="right"/>
              <w:rPr>
                <w:sz w:val="28"/>
              </w:rPr>
            </w:pPr>
            <w:r>
              <w:rPr>
                <w:sz w:val="28"/>
              </w:rPr>
              <w:t>Alternative flow:</w:t>
            </w:r>
          </w:p>
        </w:tc>
        <w:tc>
          <w:tcPr>
            <w:tcW w:w="6678" w:type="dxa"/>
          </w:tcPr>
          <w:p w:rsidR="00703741" w:rsidRDefault="00703741" w:rsidP="00807C3B">
            <w:pPr>
              <w:pStyle w:val="TableParagraph"/>
              <w:ind w:left="105"/>
              <w:rPr>
                <w:sz w:val="28"/>
              </w:rPr>
            </w:pPr>
            <w:r>
              <w:rPr>
                <w:sz w:val="28"/>
              </w:rPr>
              <w:t>Không có</w:t>
            </w:r>
          </w:p>
        </w:tc>
      </w:tr>
      <w:tr w:rsidR="00703741" w:rsidTr="00807C3B">
        <w:trPr>
          <w:trHeight w:val="443"/>
        </w:trPr>
        <w:tc>
          <w:tcPr>
            <w:tcW w:w="2792" w:type="dxa"/>
          </w:tcPr>
          <w:p w:rsidR="00703741" w:rsidRDefault="00703741" w:rsidP="00807C3B">
            <w:pPr>
              <w:pStyle w:val="TableParagraph"/>
              <w:spacing w:before="115"/>
              <w:ind w:right="98"/>
              <w:jc w:val="right"/>
              <w:rPr>
                <w:sz w:val="28"/>
              </w:rPr>
            </w:pPr>
            <w:r>
              <w:rPr>
                <w:sz w:val="28"/>
              </w:rPr>
              <w:t>Exceptions:</w:t>
            </w:r>
          </w:p>
        </w:tc>
        <w:tc>
          <w:tcPr>
            <w:tcW w:w="6678" w:type="dxa"/>
          </w:tcPr>
          <w:p w:rsidR="00703741" w:rsidRPr="00CE4486" w:rsidRDefault="00CE4486" w:rsidP="00807C3B">
            <w:pPr>
              <w:pStyle w:val="TableParagraph"/>
              <w:spacing w:before="115"/>
              <w:ind w:left="105"/>
              <w:rPr>
                <w:sz w:val="28"/>
                <w:lang w:val="vi-VN"/>
              </w:rPr>
            </w:pPr>
            <w:r>
              <w:rPr>
                <w:sz w:val="28"/>
                <w:lang w:val="vi-VN"/>
              </w:rPr>
              <w:t>Không có</w:t>
            </w:r>
          </w:p>
        </w:tc>
      </w:tr>
      <w:tr w:rsidR="00703741" w:rsidTr="00807C3B">
        <w:trPr>
          <w:trHeight w:val="441"/>
        </w:trPr>
        <w:tc>
          <w:tcPr>
            <w:tcW w:w="2792" w:type="dxa"/>
          </w:tcPr>
          <w:p w:rsidR="00703741" w:rsidRDefault="00703741" w:rsidP="00807C3B">
            <w:pPr>
              <w:pStyle w:val="TableParagraph"/>
              <w:ind w:right="99"/>
              <w:jc w:val="right"/>
              <w:rPr>
                <w:sz w:val="28"/>
              </w:rPr>
            </w:pPr>
            <w:r>
              <w:rPr>
                <w:sz w:val="28"/>
              </w:rPr>
              <w:t>Includes:</w:t>
            </w:r>
          </w:p>
        </w:tc>
        <w:tc>
          <w:tcPr>
            <w:tcW w:w="6678" w:type="dxa"/>
          </w:tcPr>
          <w:p w:rsidR="00703741" w:rsidRDefault="00703741" w:rsidP="00807C3B">
            <w:pPr>
              <w:pStyle w:val="TableParagraph"/>
              <w:ind w:left="105"/>
              <w:rPr>
                <w:sz w:val="28"/>
              </w:rPr>
            </w:pPr>
            <w:r>
              <w:rPr>
                <w:sz w:val="28"/>
              </w:rPr>
              <w:t>Không có</w:t>
            </w:r>
          </w:p>
        </w:tc>
      </w:tr>
      <w:tr w:rsidR="00703741" w:rsidTr="00807C3B">
        <w:trPr>
          <w:trHeight w:val="441"/>
        </w:trPr>
        <w:tc>
          <w:tcPr>
            <w:tcW w:w="2792" w:type="dxa"/>
          </w:tcPr>
          <w:p w:rsidR="00703741" w:rsidRDefault="00703741" w:rsidP="00807C3B">
            <w:pPr>
              <w:pStyle w:val="TableParagraph"/>
              <w:ind w:right="101"/>
              <w:jc w:val="right"/>
              <w:rPr>
                <w:sz w:val="28"/>
              </w:rPr>
            </w:pPr>
            <w:r>
              <w:rPr>
                <w:sz w:val="28"/>
              </w:rPr>
              <w:t>Priority:</w:t>
            </w:r>
          </w:p>
        </w:tc>
        <w:tc>
          <w:tcPr>
            <w:tcW w:w="6678" w:type="dxa"/>
          </w:tcPr>
          <w:p w:rsidR="00703741" w:rsidRPr="00CE4486" w:rsidRDefault="00CE4486" w:rsidP="00807C3B">
            <w:pPr>
              <w:pStyle w:val="TableParagraph"/>
              <w:ind w:left="105"/>
              <w:rPr>
                <w:sz w:val="28"/>
                <w:lang w:val="vi-VN"/>
              </w:rPr>
            </w:pPr>
            <w:r>
              <w:rPr>
                <w:sz w:val="28"/>
                <w:lang w:val="vi-VN"/>
              </w:rPr>
              <w:t>3</w:t>
            </w:r>
          </w:p>
        </w:tc>
      </w:tr>
      <w:tr w:rsidR="00703741" w:rsidTr="00807C3B">
        <w:trPr>
          <w:trHeight w:val="443"/>
        </w:trPr>
        <w:tc>
          <w:tcPr>
            <w:tcW w:w="2792" w:type="dxa"/>
          </w:tcPr>
          <w:p w:rsidR="00703741" w:rsidRDefault="00703741" w:rsidP="00807C3B">
            <w:pPr>
              <w:pStyle w:val="TableParagraph"/>
              <w:spacing w:before="115"/>
              <w:ind w:right="98"/>
              <w:jc w:val="right"/>
              <w:rPr>
                <w:sz w:val="28"/>
              </w:rPr>
            </w:pPr>
            <w:r>
              <w:rPr>
                <w:sz w:val="28"/>
              </w:rPr>
              <w:lastRenderedPageBreak/>
              <w:t>Frequency of use</w:t>
            </w:r>
          </w:p>
        </w:tc>
        <w:tc>
          <w:tcPr>
            <w:tcW w:w="6678" w:type="dxa"/>
          </w:tcPr>
          <w:p w:rsidR="00703741" w:rsidRDefault="00703741" w:rsidP="00807C3B">
            <w:pPr>
              <w:pStyle w:val="TableParagraph"/>
              <w:spacing w:before="115"/>
              <w:ind w:left="105"/>
              <w:rPr>
                <w:sz w:val="28"/>
              </w:rPr>
            </w:pPr>
            <w:r>
              <w:rPr>
                <w:sz w:val="28"/>
              </w:rPr>
              <w:t>Không thường xuyên</w:t>
            </w:r>
          </w:p>
        </w:tc>
      </w:tr>
      <w:tr w:rsidR="00703741" w:rsidTr="00807C3B">
        <w:trPr>
          <w:trHeight w:val="441"/>
        </w:trPr>
        <w:tc>
          <w:tcPr>
            <w:tcW w:w="2792" w:type="dxa"/>
          </w:tcPr>
          <w:p w:rsidR="00703741" w:rsidRDefault="00703741" w:rsidP="00807C3B">
            <w:pPr>
              <w:pStyle w:val="TableParagraph"/>
              <w:ind w:right="99"/>
              <w:jc w:val="right"/>
              <w:rPr>
                <w:sz w:val="28"/>
              </w:rPr>
            </w:pPr>
            <w:r>
              <w:rPr>
                <w:sz w:val="28"/>
              </w:rPr>
              <w:t>Business Rules:</w:t>
            </w:r>
          </w:p>
        </w:tc>
        <w:tc>
          <w:tcPr>
            <w:tcW w:w="6678" w:type="dxa"/>
          </w:tcPr>
          <w:p w:rsidR="00703741" w:rsidRDefault="00703741" w:rsidP="00807C3B">
            <w:pPr>
              <w:pStyle w:val="TableParagraph"/>
              <w:ind w:left="105"/>
              <w:rPr>
                <w:sz w:val="28"/>
              </w:rPr>
            </w:pPr>
            <w:r>
              <w:rPr>
                <w:sz w:val="28"/>
              </w:rPr>
              <w:t>Không có</w:t>
            </w:r>
          </w:p>
        </w:tc>
      </w:tr>
      <w:tr w:rsidR="00703741" w:rsidTr="00807C3B">
        <w:trPr>
          <w:trHeight w:val="441"/>
        </w:trPr>
        <w:tc>
          <w:tcPr>
            <w:tcW w:w="2792" w:type="dxa"/>
          </w:tcPr>
          <w:p w:rsidR="00703741" w:rsidRDefault="00703741" w:rsidP="00807C3B">
            <w:pPr>
              <w:pStyle w:val="TableParagraph"/>
              <w:ind w:right="100"/>
              <w:jc w:val="right"/>
              <w:rPr>
                <w:sz w:val="28"/>
              </w:rPr>
            </w:pPr>
            <w:r>
              <w:rPr>
                <w:sz w:val="28"/>
              </w:rPr>
              <w:t>Special Requirements:</w:t>
            </w:r>
          </w:p>
        </w:tc>
        <w:tc>
          <w:tcPr>
            <w:tcW w:w="6678" w:type="dxa"/>
          </w:tcPr>
          <w:p w:rsidR="00703741" w:rsidRDefault="00703741" w:rsidP="00807C3B">
            <w:pPr>
              <w:pStyle w:val="TableParagraph"/>
              <w:ind w:left="105"/>
              <w:rPr>
                <w:sz w:val="28"/>
              </w:rPr>
            </w:pPr>
            <w:r>
              <w:rPr>
                <w:sz w:val="28"/>
              </w:rPr>
              <w:t>Không có</w:t>
            </w:r>
          </w:p>
        </w:tc>
      </w:tr>
      <w:tr w:rsidR="00703741" w:rsidTr="00807C3B">
        <w:trPr>
          <w:trHeight w:val="444"/>
        </w:trPr>
        <w:tc>
          <w:tcPr>
            <w:tcW w:w="2792" w:type="dxa"/>
          </w:tcPr>
          <w:p w:rsidR="00703741" w:rsidRDefault="00703741" w:rsidP="00807C3B">
            <w:pPr>
              <w:pStyle w:val="TableParagraph"/>
              <w:spacing w:before="115"/>
              <w:ind w:right="99"/>
              <w:jc w:val="right"/>
              <w:rPr>
                <w:sz w:val="28"/>
              </w:rPr>
            </w:pPr>
            <w:r>
              <w:rPr>
                <w:sz w:val="28"/>
              </w:rPr>
              <w:t>Assumptions:</w:t>
            </w:r>
          </w:p>
        </w:tc>
        <w:tc>
          <w:tcPr>
            <w:tcW w:w="6678" w:type="dxa"/>
          </w:tcPr>
          <w:p w:rsidR="00703741" w:rsidRDefault="00703741" w:rsidP="00807C3B">
            <w:pPr>
              <w:pStyle w:val="TableParagraph"/>
              <w:spacing w:before="115"/>
              <w:ind w:left="105"/>
              <w:rPr>
                <w:sz w:val="28"/>
              </w:rPr>
            </w:pPr>
            <w:r>
              <w:rPr>
                <w:sz w:val="28"/>
              </w:rPr>
              <w:t>Không có</w:t>
            </w:r>
          </w:p>
        </w:tc>
      </w:tr>
      <w:tr w:rsidR="00703741" w:rsidTr="00807C3B">
        <w:trPr>
          <w:trHeight w:val="441"/>
        </w:trPr>
        <w:tc>
          <w:tcPr>
            <w:tcW w:w="2792" w:type="dxa"/>
          </w:tcPr>
          <w:p w:rsidR="00703741" w:rsidRDefault="00703741" w:rsidP="00807C3B">
            <w:pPr>
              <w:pStyle w:val="TableParagraph"/>
              <w:ind w:right="100"/>
              <w:jc w:val="right"/>
              <w:rPr>
                <w:sz w:val="28"/>
              </w:rPr>
            </w:pPr>
            <w:r>
              <w:rPr>
                <w:sz w:val="28"/>
              </w:rPr>
              <w:t>Notes and Issues:</w:t>
            </w:r>
          </w:p>
        </w:tc>
        <w:tc>
          <w:tcPr>
            <w:tcW w:w="6678" w:type="dxa"/>
          </w:tcPr>
          <w:p w:rsidR="00703741" w:rsidRDefault="00703741" w:rsidP="00807C3B">
            <w:pPr>
              <w:pStyle w:val="TableParagraph"/>
              <w:ind w:left="105"/>
              <w:rPr>
                <w:sz w:val="28"/>
              </w:rPr>
            </w:pPr>
            <w:r>
              <w:rPr>
                <w:sz w:val="28"/>
              </w:rPr>
              <w:t>Không có</w:t>
            </w:r>
          </w:p>
        </w:tc>
      </w:tr>
    </w:tbl>
    <w:p w:rsidR="00B90625" w:rsidRDefault="00B90625" w:rsidP="00C55D80">
      <w:pPr>
        <w:tabs>
          <w:tab w:val="left" w:pos="1002"/>
        </w:tabs>
        <w:spacing w:before="65"/>
        <w:ind w:right="5922"/>
        <w:rPr>
          <w:sz w:val="28"/>
        </w:rPr>
      </w:pPr>
    </w:p>
    <w:p w:rsidR="00331928" w:rsidRPr="00331928" w:rsidRDefault="00331928" w:rsidP="00331928">
      <w:pPr>
        <w:pStyle w:val="Heading3"/>
        <w:spacing w:before="246"/>
        <w:ind w:firstLine="360"/>
        <w:rPr>
          <w:lang w:val="vi-VN"/>
        </w:rPr>
      </w:pPr>
      <w:bookmarkStart w:id="184" w:name="OLE_LINK7"/>
      <w:bookmarkStart w:id="185" w:name="OLE_LINK8"/>
      <w:r>
        <w:t xml:space="preserve">Use case phân rã mức hai chức năng quản lí </w:t>
      </w:r>
      <w:r>
        <w:rPr>
          <w:lang w:val="vi-VN"/>
        </w:rPr>
        <w:t>danh mục sản phẩm</w:t>
      </w:r>
    </w:p>
    <w:p w:rsidR="00331928" w:rsidRDefault="00331928" w:rsidP="00331928">
      <w:pPr>
        <w:pStyle w:val="ListParagraph"/>
        <w:tabs>
          <w:tab w:val="left" w:pos="1002"/>
        </w:tabs>
        <w:spacing w:before="65"/>
        <w:ind w:firstLine="0"/>
        <w:rPr>
          <w:sz w:val="28"/>
        </w:rPr>
      </w:pPr>
      <w:r>
        <w:rPr>
          <w:noProof/>
          <w:sz w:val="28"/>
          <w:lang w:val="en-US" w:eastAsia="en-US" w:bidi="ar-SA"/>
        </w:rPr>
        <w:drawing>
          <wp:inline distT="0" distB="0" distL="0" distR="0" wp14:anchorId="34F7C0BF" wp14:editId="1FAA236D">
            <wp:extent cx="4476750" cy="30294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an_ra_quan_ly_danh_muc_san_pham.png"/>
                    <pic:cNvPicPr/>
                  </pic:nvPicPr>
                  <pic:blipFill>
                    <a:blip r:embed="rId16">
                      <a:extLst>
                        <a:ext uri="{28A0092B-C50C-407E-A947-70E740481C1C}">
                          <a14:useLocalDpi xmlns:a14="http://schemas.microsoft.com/office/drawing/2010/main" val="0"/>
                        </a:ext>
                      </a:extLst>
                    </a:blip>
                    <a:stretch>
                      <a:fillRect/>
                    </a:stretch>
                  </pic:blipFill>
                  <pic:spPr>
                    <a:xfrm>
                      <a:off x="0" y="0"/>
                      <a:ext cx="4500314" cy="3045407"/>
                    </a:xfrm>
                    <a:prstGeom prst="rect">
                      <a:avLst/>
                    </a:prstGeom>
                  </pic:spPr>
                </pic:pic>
              </a:graphicData>
            </a:graphic>
          </wp:inline>
        </w:drawing>
      </w:r>
    </w:p>
    <w:p w:rsidR="005C30BE" w:rsidRDefault="005C30BE" w:rsidP="005C30BE">
      <w:pPr>
        <w:spacing w:before="163"/>
        <w:ind w:left="2850"/>
        <w:rPr>
          <w:ins w:id="186" w:author="Quang Nhat Nguyen" w:date="2017-10-05T09:21:00Z"/>
          <w:sz w:val="24"/>
          <w:lang w:val="en-US"/>
        </w:rPr>
      </w:pPr>
      <w:r>
        <w:rPr>
          <w:b/>
          <w:sz w:val="24"/>
        </w:rPr>
        <w:t xml:space="preserve">Hình 2.2 </w:t>
      </w:r>
      <w:r>
        <w:rPr>
          <w:sz w:val="24"/>
        </w:rPr>
        <w:t xml:space="preserve">Sơ đồ use case </w:t>
      </w:r>
      <w:r>
        <w:rPr>
          <w:sz w:val="24"/>
          <w:lang w:val="vi-VN"/>
        </w:rPr>
        <w:t>quản lý danh mục sản phẩm</w:t>
      </w:r>
    </w:p>
    <w:p w:rsidR="00C63D7D" w:rsidRDefault="00C63D7D" w:rsidP="00263BD5">
      <w:pPr>
        <w:spacing w:before="163"/>
        <w:rPr>
          <w:ins w:id="187" w:author="Quang Nhat Nguyen" w:date="2017-10-05T09:23:00Z"/>
          <w:b/>
          <w:sz w:val="24"/>
        </w:rPr>
        <w:pPrChange w:id="188" w:author="Quang Nhat Nguyen" w:date="2017-10-05T09:21:00Z">
          <w:pPr>
            <w:spacing w:before="163"/>
            <w:ind w:left="2850"/>
          </w:pPr>
        </w:pPrChange>
      </w:pPr>
      <w:proofErr w:type="gramStart"/>
      <w:ins w:id="189" w:author="Quang Nhat Nguyen" w:date="2017-10-05T09:23:00Z">
        <w:r>
          <w:rPr>
            <w:b/>
            <w:sz w:val="24"/>
          </w:rPr>
          <w:t>Đổi tên uc này thành “Quản lý loại sản phẩm</w:t>
        </w:r>
      </w:ins>
      <w:ins w:id="190" w:author="Quang Nhat Nguyen" w:date="2017-10-05T09:24:00Z">
        <w:r>
          <w:rPr>
            <w:b/>
            <w:sz w:val="24"/>
          </w:rPr>
          <w:t>”.</w:t>
        </w:r>
      </w:ins>
      <w:proofErr w:type="gramEnd"/>
    </w:p>
    <w:p w:rsidR="00263BD5" w:rsidRDefault="00263BD5" w:rsidP="00263BD5">
      <w:pPr>
        <w:spacing w:before="163"/>
        <w:rPr>
          <w:ins w:id="191" w:author="Quang Nhat Nguyen" w:date="2017-10-05T09:21:00Z"/>
          <w:b/>
          <w:sz w:val="24"/>
        </w:rPr>
        <w:pPrChange w:id="192" w:author="Quang Nhat Nguyen" w:date="2017-10-05T09:21:00Z">
          <w:pPr>
            <w:spacing w:before="163"/>
            <w:ind w:left="2850"/>
          </w:pPr>
        </w:pPrChange>
      </w:pPr>
      <w:proofErr w:type="gramStart"/>
      <w:ins w:id="193" w:author="Quang Nhat Nguyen" w:date="2017-10-05T09:21:00Z">
        <w:r>
          <w:rPr>
            <w:b/>
            <w:sz w:val="24"/>
          </w:rPr>
          <w:t>Sơ</w:t>
        </w:r>
        <w:proofErr w:type="gramEnd"/>
        <w:r>
          <w:rPr>
            <w:b/>
            <w:sz w:val="24"/>
          </w:rPr>
          <w:t xml:space="preserve"> đồ uc phân rã ở trên thiếu chức năng liên quan: Tìm kiếm sản phẩm.</w:t>
        </w:r>
      </w:ins>
    </w:p>
    <w:p w:rsidR="00263BD5" w:rsidRPr="00263BD5" w:rsidRDefault="00263BD5" w:rsidP="00263BD5">
      <w:pPr>
        <w:spacing w:before="163"/>
        <w:rPr>
          <w:sz w:val="24"/>
          <w:lang w:val="en-US"/>
          <w:rPrChange w:id="194" w:author="Quang Nhat Nguyen" w:date="2017-10-05T09:21:00Z">
            <w:rPr>
              <w:sz w:val="24"/>
              <w:lang w:val="vi-VN"/>
            </w:rPr>
          </w:rPrChange>
        </w:rPr>
        <w:pPrChange w:id="195" w:author="Quang Nhat Nguyen" w:date="2017-10-05T09:21:00Z">
          <w:pPr>
            <w:spacing w:before="163"/>
            <w:ind w:left="2850"/>
          </w:pPr>
        </w:pPrChange>
      </w:pPr>
      <w:proofErr w:type="gramStart"/>
      <w:ins w:id="196" w:author="Quang Nhat Nguyen" w:date="2017-10-05T09:22:00Z">
        <w:r>
          <w:rPr>
            <w:sz w:val="24"/>
            <w:lang w:val="en-US"/>
          </w:rPr>
          <w:t>2 uc “Thêm và Tìm kiếm” thì extend “Quản lý danh mục sản phẩm”.</w:t>
        </w:r>
        <w:proofErr w:type="gramEnd"/>
        <w:r>
          <w:rPr>
            <w:sz w:val="24"/>
            <w:lang w:val="en-US"/>
          </w:rPr>
          <w:t xml:space="preserve"> Còn 2 uc “Thay đổi…” và “Xóa” thì có quan hệ extend đối với uc Tìm kiếm.</w:t>
        </w:r>
      </w:ins>
    </w:p>
    <w:bookmarkEnd w:id="184"/>
    <w:bookmarkEnd w:id="185"/>
    <w:p w:rsidR="005C30BE" w:rsidRDefault="005C30BE" w:rsidP="005C30BE">
      <w:pPr>
        <w:pStyle w:val="ListParagraph"/>
        <w:tabs>
          <w:tab w:val="left" w:pos="1002"/>
        </w:tabs>
        <w:spacing w:before="65"/>
        <w:ind w:firstLine="0"/>
        <w:rPr>
          <w:sz w:val="28"/>
        </w:rPr>
      </w:pPr>
    </w:p>
    <w:p w:rsidR="00B90625" w:rsidRDefault="00B90625" w:rsidP="00DA5E24">
      <w:pPr>
        <w:pStyle w:val="ListParagraph"/>
        <w:numPr>
          <w:ilvl w:val="1"/>
          <w:numId w:val="14"/>
        </w:numPr>
        <w:tabs>
          <w:tab w:val="left" w:pos="1002"/>
        </w:tabs>
        <w:spacing w:before="65"/>
        <w:rPr>
          <w:sz w:val="28"/>
        </w:rPr>
      </w:pPr>
      <w:r>
        <w:rPr>
          <w:sz w:val="28"/>
        </w:rPr>
        <w:t>Đặc tả use case Quản lý danh mục sản phẩm</w:t>
      </w:r>
    </w:p>
    <w:p w:rsidR="00B90625" w:rsidRDefault="000C2C85" w:rsidP="00B90625">
      <w:pPr>
        <w:spacing w:before="124"/>
        <w:ind w:left="282"/>
        <w:rPr>
          <w:sz w:val="24"/>
        </w:rPr>
      </w:pPr>
      <w:r>
        <w:rPr>
          <w:b/>
          <w:sz w:val="24"/>
        </w:rPr>
        <w:t>Bảng 2.18</w:t>
      </w:r>
      <w:r w:rsidR="00B90625">
        <w:rPr>
          <w:b/>
          <w:sz w:val="24"/>
        </w:rPr>
        <w:t xml:space="preserve"> </w:t>
      </w:r>
      <w:r w:rsidR="00B90625">
        <w:rPr>
          <w:sz w:val="24"/>
        </w:rPr>
        <w:t>Đặc tả use case Quản lý danh mục sản phẩm</w:t>
      </w:r>
    </w:p>
    <w:p w:rsidR="00B90625" w:rsidRDefault="00B90625" w:rsidP="00B90625">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B90625" w:rsidTr="0033163E">
        <w:trPr>
          <w:trHeight w:val="441"/>
        </w:trPr>
        <w:tc>
          <w:tcPr>
            <w:tcW w:w="2792" w:type="dxa"/>
          </w:tcPr>
          <w:p w:rsidR="00B90625" w:rsidRDefault="00B90625" w:rsidP="0033163E">
            <w:pPr>
              <w:pStyle w:val="TableParagraph"/>
              <w:ind w:right="98"/>
              <w:jc w:val="right"/>
              <w:rPr>
                <w:sz w:val="28"/>
              </w:rPr>
            </w:pPr>
            <w:r>
              <w:rPr>
                <w:sz w:val="28"/>
              </w:rPr>
              <w:t>Use case ID:</w:t>
            </w:r>
          </w:p>
        </w:tc>
        <w:tc>
          <w:tcPr>
            <w:tcW w:w="6678" w:type="dxa"/>
          </w:tcPr>
          <w:p w:rsidR="00B90625" w:rsidRPr="000C2C85" w:rsidRDefault="000C2C85" w:rsidP="0033163E">
            <w:pPr>
              <w:pStyle w:val="TableParagraph"/>
              <w:ind w:left="105"/>
              <w:rPr>
                <w:sz w:val="28"/>
                <w:lang w:val="vi-VN"/>
              </w:rPr>
            </w:pPr>
            <w:r>
              <w:rPr>
                <w:sz w:val="28"/>
                <w:lang w:val="vi-VN"/>
              </w:rPr>
              <w:t>UC18</w:t>
            </w:r>
          </w:p>
        </w:tc>
      </w:tr>
      <w:tr w:rsidR="00B90625" w:rsidTr="0033163E">
        <w:trPr>
          <w:trHeight w:val="443"/>
        </w:trPr>
        <w:tc>
          <w:tcPr>
            <w:tcW w:w="2792" w:type="dxa"/>
          </w:tcPr>
          <w:p w:rsidR="00B90625" w:rsidRDefault="00B90625" w:rsidP="0033163E">
            <w:pPr>
              <w:pStyle w:val="TableParagraph"/>
              <w:spacing w:before="115"/>
              <w:ind w:right="103"/>
              <w:jc w:val="right"/>
              <w:rPr>
                <w:sz w:val="28"/>
              </w:rPr>
            </w:pPr>
            <w:r>
              <w:rPr>
                <w:sz w:val="28"/>
              </w:rPr>
              <w:t>Use case Name:</w:t>
            </w:r>
          </w:p>
        </w:tc>
        <w:tc>
          <w:tcPr>
            <w:tcW w:w="6678" w:type="dxa"/>
          </w:tcPr>
          <w:p w:rsidR="00B90625" w:rsidRDefault="00B90625" w:rsidP="00B90625">
            <w:pPr>
              <w:pStyle w:val="TableParagraph"/>
              <w:spacing w:before="115"/>
              <w:rPr>
                <w:sz w:val="28"/>
              </w:rPr>
            </w:pPr>
            <w:r>
              <w:rPr>
                <w:sz w:val="28"/>
              </w:rPr>
              <w:t xml:space="preserve"> Quản lý danh mục</w:t>
            </w:r>
            <w:r w:rsidR="00687E3D">
              <w:rPr>
                <w:sz w:val="28"/>
              </w:rPr>
              <w:t xml:space="preserve"> sản phẩm</w:t>
            </w:r>
          </w:p>
        </w:tc>
      </w:tr>
      <w:tr w:rsidR="00B90625" w:rsidTr="0033163E">
        <w:trPr>
          <w:trHeight w:val="441"/>
        </w:trPr>
        <w:tc>
          <w:tcPr>
            <w:tcW w:w="2792" w:type="dxa"/>
          </w:tcPr>
          <w:p w:rsidR="00B90625" w:rsidRDefault="00B90625" w:rsidP="0033163E">
            <w:pPr>
              <w:pStyle w:val="TableParagraph"/>
              <w:ind w:right="98"/>
              <w:jc w:val="right"/>
              <w:rPr>
                <w:sz w:val="28"/>
              </w:rPr>
            </w:pPr>
            <w:r>
              <w:rPr>
                <w:sz w:val="28"/>
              </w:rPr>
              <w:t>Actors:</w:t>
            </w:r>
          </w:p>
        </w:tc>
        <w:tc>
          <w:tcPr>
            <w:tcW w:w="6678" w:type="dxa"/>
          </w:tcPr>
          <w:p w:rsidR="00B90625" w:rsidRPr="00173E23" w:rsidRDefault="00B90625" w:rsidP="00173E23">
            <w:pPr>
              <w:pStyle w:val="TableParagraph"/>
              <w:ind w:left="105"/>
              <w:rPr>
                <w:sz w:val="28"/>
                <w:lang w:val="vi-VN"/>
              </w:rPr>
            </w:pPr>
            <w:r>
              <w:rPr>
                <w:sz w:val="28"/>
              </w:rPr>
              <w:t xml:space="preserve">Quản </w:t>
            </w:r>
            <w:r w:rsidR="00173E23">
              <w:rPr>
                <w:sz w:val="28"/>
                <w:lang w:val="vi-VN"/>
              </w:rPr>
              <w:t>lý bán hàng</w:t>
            </w:r>
          </w:p>
        </w:tc>
      </w:tr>
      <w:tr w:rsidR="00B90625" w:rsidTr="0033163E">
        <w:trPr>
          <w:trHeight w:val="765"/>
        </w:trPr>
        <w:tc>
          <w:tcPr>
            <w:tcW w:w="2792" w:type="dxa"/>
          </w:tcPr>
          <w:p w:rsidR="00B90625" w:rsidRDefault="00B90625" w:rsidP="0033163E">
            <w:pPr>
              <w:pStyle w:val="TableParagraph"/>
              <w:spacing w:line="240" w:lineRule="auto"/>
              <w:ind w:right="98"/>
              <w:jc w:val="right"/>
              <w:rPr>
                <w:sz w:val="28"/>
              </w:rPr>
            </w:pPr>
            <w:r>
              <w:rPr>
                <w:sz w:val="28"/>
              </w:rPr>
              <w:lastRenderedPageBreak/>
              <w:t>Desctiption:</w:t>
            </w:r>
          </w:p>
        </w:tc>
        <w:tc>
          <w:tcPr>
            <w:tcW w:w="6678" w:type="dxa"/>
          </w:tcPr>
          <w:p w:rsidR="00B90625" w:rsidRDefault="00B90625" w:rsidP="0033163E">
            <w:pPr>
              <w:pStyle w:val="TableParagraph"/>
              <w:spacing w:before="116" w:line="322" w:lineRule="exact"/>
              <w:ind w:right="510"/>
              <w:rPr>
                <w:i/>
                <w:sz w:val="28"/>
              </w:rPr>
            </w:pPr>
            <w:r>
              <w:rPr>
                <w:sz w:val="28"/>
              </w:rPr>
              <w:t xml:space="preserve"> </w:t>
            </w:r>
            <w:r w:rsidR="00687E3D">
              <w:rPr>
                <w:sz w:val="28"/>
              </w:rPr>
              <w:t xml:space="preserve">Use case này cho phép tác nhân quản lý danh sách danh mục sản phẩm: Thêm một loại sản phẩm mới, xóa một loai sản phẩm không bán nữa, cập nhật tên một loại sản phẩm cho chính </w:t>
            </w:r>
            <w:proofErr w:type="gramStart"/>
            <w:r w:rsidR="00687E3D">
              <w:rPr>
                <w:sz w:val="28"/>
              </w:rPr>
              <w:t>xác, …</w:t>
            </w:r>
            <w:proofErr w:type="gramEnd"/>
          </w:p>
        </w:tc>
      </w:tr>
      <w:tr w:rsidR="00B90625" w:rsidTr="0033163E">
        <w:trPr>
          <w:trHeight w:val="441"/>
        </w:trPr>
        <w:tc>
          <w:tcPr>
            <w:tcW w:w="2792" w:type="dxa"/>
          </w:tcPr>
          <w:p w:rsidR="00B90625" w:rsidRDefault="00B90625" w:rsidP="0033163E">
            <w:pPr>
              <w:pStyle w:val="TableParagraph"/>
              <w:ind w:right="99"/>
              <w:jc w:val="right"/>
              <w:rPr>
                <w:sz w:val="28"/>
              </w:rPr>
            </w:pPr>
            <w:r>
              <w:rPr>
                <w:sz w:val="28"/>
              </w:rPr>
              <w:t>Trigger:</w:t>
            </w:r>
          </w:p>
        </w:tc>
        <w:tc>
          <w:tcPr>
            <w:tcW w:w="6678" w:type="dxa"/>
          </w:tcPr>
          <w:p w:rsidR="00B90625" w:rsidRDefault="00687E3D" w:rsidP="0033163E">
            <w:pPr>
              <w:pStyle w:val="TableParagraph"/>
              <w:ind w:left="105"/>
              <w:rPr>
                <w:sz w:val="28"/>
              </w:rPr>
            </w:pPr>
            <w:r>
              <w:rPr>
                <w:sz w:val="28"/>
              </w:rPr>
              <w:t>Vào trang quản trị và chọn chức năng quản lý danh mục sản phẩm</w:t>
            </w:r>
          </w:p>
        </w:tc>
      </w:tr>
      <w:tr w:rsidR="00B90625" w:rsidTr="0033163E">
        <w:trPr>
          <w:trHeight w:val="441"/>
        </w:trPr>
        <w:tc>
          <w:tcPr>
            <w:tcW w:w="2792" w:type="dxa"/>
          </w:tcPr>
          <w:p w:rsidR="00B90625" w:rsidRDefault="00B90625" w:rsidP="0033163E">
            <w:pPr>
              <w:pStyle w:val="TableParagraph"/>
              <w:spacing w:before="113"/>
              <w:ind w:right="98"/>
              <w:jc w:val="right"/>
              <w:rPr>
                <w:sz w:val="28"/>
              </w:rPr>
            </w:pPr>
            <w:r>
              <w:rPr>
                <w:sz w:val="28"/>
              </w:rPr>
              <w:t>Preconditions:</w:t>
            </w:r>
          </w:p>
        </w:tc>
        <w:tc>
          <w:tcPr>
            <w:tcW w:w="6678" w:type="dxa"/>
          </w:tcPr>
          <w:p w:rsidR="00B90625" w:rsidRDefault="00687E3D" w:rsidP="0033163E">
            <w:pPr>
              <w:pStyle w:val="TableParagraph"/>
              <w:spacing w:before="113"/>
              <w:ind w:left="105"/>
              <w:rPr>
                <w:sz w:val="28"/>
              </w:rPr>
            </w:pPr>
            <w:r>
              <w:rPr>
                <w:sz w:val="28"/>
              </w:rPr>
              <w:t>Tác nhân phải có quyền vào trang quản lý danh mục sản phẩm</w:t>
            </w:r>
          </w:p>
        </w:tc>
      </w:tr>
      <w:tr w:rsidR="00B90625" w:rsidTr="0033163E">
        <w:trPr>
          <w:trHeight w:val="770"/>
        </w:trPr>
        <w:tc>
          <w:tcPr>
            <w:tcW w:w="2792" w:type="dxa"/>
          </w:tcPr>
          <w:p w:rsidR="00B90625" w:rsidRDefault="00B90625" w:rsidP="0033163E">
            <w:pPr>
              <w:pStyle w:val="TableParagraph"/>
              <w:spacing w:line="240" w:lineRule="auto"/>
              <w:ind w:right="99"/>
              <w:jc w:val="right"/>
              <w:rPr>
                <w:sz w:val="28"/>
              </w:rPr>
            </w:pPr>
            <w:r>
              <w:rPr>
                <w:sz w:val="28"/>
              </w:rPr>
              <w:t>Postconditions:</w:t>
            </w:r>
          </w:p>
        </w:tc>
        <w:tc>
          <w:tcPr>
            <w:tcW w:w="6678" w:type="dxa"/>
          </w:tcPr>
          <w:p w:rsidR="00B90625" w:rsidRPr="008D282B" w:rsidRDefault="00B90625" w:rsidP="0033163E">
            <w:pPr>
              <w:pStyle w:val="TableParagraph"/>
              <w:tabs>
                <w:tab w:val="left" w:pos="825"/>
              </w:tabs>
              <w:spacing w:before="120" w:line="324" w:lineRule="exact"/>
              <w:ind w:right="195"/>
              <w:rPr>
                <w:sz w:val="28"/>
              </w:rPr>
            </w:pPr>
            <w:r>
              <w:rPr>
                <w:sz w:val="28"/>
              </w:rPr>
              <w:t xml:space="preserve"> </w:t>
            </w:r>
            <w:r w:rsidR="00687E3D">
              <w:rPr>
                <w:sz w:val="28"/>
              </w:rPr>
              <w:t>Danh mục sản phẩm mới đã được cập nhật</w:t>
            </w:r>
          </w:p>
        </w:tc>
      </w:tr>
      <w:tr w:rsidR="00B90625" w:rsidTr="00BC49F7">
        <w:trPr>
          <w:trHeight w:val="1747"/>
        </w:trPr>
        <w:tc>
          <w:tcPr>
            <w:tcW w:w="2792" w:type="dxa"/>
          </w:tcPr>
          <w:p w:rsidR="00B90625" w:rsidRDefault="00B90625" w:rsidP="0033163E">
            <w:pPr>
              <w:pStyle w:val="TableParagraph"/>
              <w:spacing w:line="240" w:lineRule="auto"/>
              <w:ind w:right="99"/>
              <w:jc w:val="right"/>
              <w:rPr>
                <w:sz w:val="28"/>
              </w:rPr>
            </w:pPr>
            <w:r>
              <w:rPr>
                <w:sz w:val="28"/>
              </w:rPr>
              <w:t>Normal flow:</w:t>
            </w:r>
          </w:p>
        </w:tc>
        <w:tc>
          <w:tcPr>
            <w:tcW w:w="6678" w:type="dxa"/>
          </w:tcPr>
          <w:p w:rsidR="00B90625" w:rsidRDefault="00687E3D" w:rsidP="00DA5E24">
            <w:pPr>
              <w:pStyle w:val="TableParagraph"/>
              <w:numPr>
                <w:ilvl w:val="0"/>
                <w:numId w:val="25"/>
              </w:numPr>
              <w:tabs>
                <w:tab w:val="left" w:pos="826"/>
              </w:tabs>
              <w:spacing w:before="3" w:line="240" w:lineRule="auto"/>
              <w:ind w:right="700"/>
              <w:rPr>
                <w:sz w:val="28"/>
              </w:rPr>
            </w:pPr>
            <w:r>
              <w:rPr>
                <w:sz w:val="28"/>
              </w:rPr>
              <w:t>Tác nhân chọn chức năng quản lý danh mục sản phẩm.</w:t>
            </w:r>
          </w:p>
          <w:p w:rsidR="00687E3D" w:rsidRDefault="00687E3D" w:rsidP="00DA5E24">
            <w:pPr>
              <w:pStyle w:val="TableParagraph"/>
              <w:numPr>
                <w:ilvl w:val="0"/>
                <w:numId w:val="25"/>
              </w:numPr>
              <w:tabs>
                <w:tab w:val="left" w:pos="826"/>
              </w:tabs>
              <w:spacing w:before="3" w:line="240" w:lineRule="auto"/>
              <w:ind w:right="700"/>
              <w:rPr>
                <w:sz w:val="28"/>
              </w:rPr>
            </w:pPr>
            <w:r>
              <w:rPr>
                <w:sz w:val="28"/>
              </w:rPr>
              <w:t>Tác nhân cập nhật danh mục sản phẩm (them mới, sửa, xóa).</w:t>
            </w:r>
          </w:p>
          <w:p w:rsidR="00687E3D" w:rsidRPr="004F70E7" w:rsidRDefault="00687E3D" w:rsidP="00DA5E24">
            <w:pPr>
              <w:pStyle w:val="TableParagraph"/>
              <w:numPr>
                <w:ilvl w:val="0"/>
                <w:numId w:val="25"/>
              </w:numPr>
              <w:tabs>
                <w:tab w:val="left" w:pos="826"/>
              </w:tabs>
              <w:spacing w:before="3" w:line="240" w:lineRule="auto"/>
              <w:ind w:right="700"/>
              <w:rPr>
                <w:sz w:val="28"/>
              </w:rPr>
            </w:pPr>
            <w:r>
              <w:rPr>
                <w:sz w:val="28"/>
              </w:rPr>
              <w:t>Tác nhân ấn nút lưu.</w:t>
            </w:r>
          </w:p>
        </w:tc>
      </w:tr>
      <w:tr w:rsidR="00B90625" w:rsidTr="0033163E">
        <w:trPr>
          <w:trHeight w:val="441"/>
        </w:trPr>
        <w:tc>
          <w:tcPr>
            <w:tcW w:w="2792" w:type="dxa"/>
          </w:tcPr>
          <w:p w:rsidR="00B90625" w:rsidRDefault="00B90625" w:rsidP="0033163E">
            <w:pPr>
              <w:pStyle w:val="TableParagraph"/>
              <w:ind w:right="100"/>
              <w:jc w:val="right"/>
              <w:rPr>
                <w:sz w:val="28"/>
              </w:rPr>
            </w:pPr>
            <w:r>
              <w:rPr>
                <w:sz w:val="28"/>
              </w:rPr>
              <w:t>Alternative flow:</w:t>
            </w:r>
          </w:p>
        </w:tc>
        <w:tc>
          <w:tcPr>
            <w:tcW w:w="6678" w:type="dxa"/>
          </w:tcPr>
          <w:p w:rsidR="00B90625" w:rsidRDefault="00B90625" w:rsidP="0033163E">
            <w:pPr>
              <w:pStyle w:val="TableParagraph"/>
              <w:ind w:left="105"/>
              <w:rPr>
                <w:sz w:val="28"/>
              </w:rPr>
            </w:pPr>
            <w:r>
              <w:rPr>
                <w:sz w:val="28"/>
              </w:rPr>
              <w:t>Không có</w:t>
            </w:r>
          </w:p>
        </w:tc>
      </w:tr>
      <w:tr w:rsidR="00B90625" w:rsidTr="0033163E">
        <w:trPr>
          <w:trHeight w:val="443"/>
        </w:trPr>
        <w:tc>
          <w:tcPr>
            <w:tcW w:w="2792" w:type="dxa"/>
          </w:tcPr>
          <w:p w:rsidR="00B90625" w:rsidRDefault="00B90625" w:rsidP="0033163E">
            <w:pPr>
              <w:pStyle w:val="TableParagraph"/>
              <w:spacing w:before="115"/>
              <w:ind w:right="98"/>
              <w:jc w:val="right"/>
              <w:rPr>
                <w:sz w:val="28"/>
              </w:rPr>
            </w:pPr>
            <w:r>
              <w:rPr>
                <w:sz w:val="28"/>
              </w:rPr>
              <w:t>Exceptions:</w:t>
            </w:r>
          </w:p>
        </w:tc>
        <w:tc>
          <w:tcPr>
            <w:tcW w:w="6678" w:type="dxa"/>
          </w:tcPr>
          <w:p w:rsidR="00B90625" w:rsidRPr="00CE4486" w:rsidRDefault="00CE4486" w:rsidP="0033163E">
            <w:pPr>
              <w:pStyle w:val="TableParagraph"/>
              <w:spacing w:before="115"/>
              <w:ind w:left="105"/>
              <w:rPr>
                <w:sz w:val="28"/>
                <w:lang w:val="vi-VN"/>
              </w:rPr>
            </w:pPr>
            <w:r>
              <w:rPr>
                <w:sz w:val="28"/>
                <w:lang w:val="vi-VN"/>
              </w:rPr>
              <w:t>Không có</w:t>
            </w:r>
          </w:p>
        </w:tc>
      </w:tr>
      <w:tr w:rsidR="00B90625" w:rsidTr="0033163E">
        <w:trPr>
          <w:trHeight w:val="441"/>
        </w:trPr>
        <w:tc>
          <w:tcPr>
            <w:tcW w:w="2792" w:type="dxa"/>
          </w:tcPr>
          <w:p w:rsidR="00B90625" w:rsidRDefault="00B90625" w:rsidP="0033163E">
            <w:pPr>
              <w:pStyle w:val="TableParagraph"/>
              <w:ind w:right="99"/>
              <w:jc w:val="right"/>
              <w:rPr>
                <w:sz w:val="28"/>
              </w:rPr>
            </w:pPr>
            <w:r>
              <w:rPr>
                <w:sz w:val="28"/>
              </w:rPr>
              <w:t>Includes:</w:t>
            </w:r>
          </w:p>
        </w:tc>
        <w:tc>
          <w:tcPr>
            <w:tcW w:w="6678" w:type="dxa"/>
          </w:tcPr>
          <w:p w:rsidR="00B90625" w:rsidRDefault="00B90625" w:rsidP="0033163E">
            <w:pPr>
              <w:pStyle w:val="TableParagraph"/>
              <w:ind w:left="105"/>
              <w:rPr>
                <w:sz w:val="28"/>
              </w:rPr>
            </w:pPr>
            <w:r>
              <w:rPr>
                <w:sz w:val="28"/>
              </w:rPr>
              <w:t>Không có</w:t>
            </w:r>
          </w:p>
        </w:tc>
      </w:tr>
      <w:tr w:rsidR="00B90625" w:rsidTr="0033163E">
        <w:trPr>
          <w:trHeight w:val="441"/>
        </w:trPr>
        <w:tc>
          <w:tcPr>
            <w:tcW w:w="2792" w:type="dxa"/>
          </w:tcPr>
          <w:p w:rsidR="00B90625" w:rsidRDefault="00B90625" w:rsidP="0033163E">
            <w:pPr>
              <w:pStyle w:val="TableParagraph"/>
              <w:ind w:right="101"/>
              <w:jc w:val="right"/>
              <w:rPr>
                <w:sz w:val="28"/>
              </w:rPr>
            </w:pPr>
            <w:r>
              <w:rPr>
                <w:sz w:val="28"/>
              </w:rPr>
              <w:t>Priority:</w:t>
            </w:r>
          </w:p>
        </w:tc>
        <w:tc>
          <w:tcPr>
            <w:tcW w:w="6678" w:type="dxa"/>
          </w:tcPr>
          <w:p w:rsidR="00B90625" w:rsidRPr="00CE4486" w:rsidRDefault="00CE4486" w:rsidP="0033163E">
            <w:pPr>
              <w:pStyle w:val="TableParagraph"/>
              <w:ind w:left="105"/>
              <w:rPr>
                <w:sz w:val="28"/>
                <w:lang w:val="vi-VN"/>
              </w:rPr>
            </w:pPr>
            <w:r>
              <w:rPr>
                <w:sz w:val="28"/>
                <w:lang w:val="vi-VN"/>
              </w:rPr>
              <w:t>3</w:t>
            </w:r>
          </w:p>
        </w:tc>
      </w:tr>
      <w:tr w:rsidR="00B90625" w:rsidTr="0033163E">
        <w:trPr>
          <w:trHeight w:val="443"/>
        </w:trPr>
        <w:tc>
          <w:tcPr>
            <w:tcW w:w="2792" w:type="dxa"/>
          </w:tcPr>
          <w:p w:rsidR="00B90625" w:rsidRDefault="00B90625" w:rsidP="0033163E">
            <w:pPr>
              <w:pStyle w:val="TableParagraph"/>
              <w:spacing w:before="115"/>
              <w:ind w:right="98"/>
              <w:jc w:val="right"/>
              <w:rPr>
                <w:sz w:val="28"/>
              </w:rPr>
            </w:pPr>
            <w:r>
              <w:rPr>
                <w:sz w:val="28"/>
              </w:rPr>
              <w:t>Frequency of use</w:t>
            </w:r>
          </w:p>
        </w:tc>
        <w:tc>
          <w:tcPr>
            <w:tcW w:w="6678" w:type="dxa"/>
          </w:tcPr>
          <w:p w:rsidR="00B90625" w:rsidRDefault="00B90625" w:rsidP="0033163E">
            <w:pPr>
              <w:pStyle w:val="TableParagraph"/>
              <w:spacing w:before="115"/>
              <w:ind w:left="105"/>
              <w:rPr>
                <w:sz w:val="28"/>
              </w:rPr>
            </w:pPr>
            <w:r>
              <w:rPr>
                <w:sz w:val="28"/>
              </w:rPr>
              <w:t>Không</w:t>
            </w:r>
            <w:r w:rsidR="000061A0">
              <w:rPr>
                <w:sz w:val="28"/>
              </w:rPr>
              <w:t xml:space="preserve"> thường</w:t>
            </w:r>
            <w:r>
              <w:rPr>
                <w:sz w:val="28"/>
              </w:rPr>
              <w:t xml:space="preserve"> xuyên</w:t>
            </w:r>
          </w:p>
        </w:tc>
      </w:tr>
      <w:tr w:rsidR="00B90625" w:rsidTr="0033163E">
        <w:trPr>
          <w:trHeight w:val="441"/>
        </w:trPr>
        <w:tc>
          <w:tcPr>
            <w:tcW w:w="2792" w:type="dxa"/>
          </w:tcPr>
          <w:p w:rsidR="00B90625" w:rsidRDefault="00B90625" w:rsidP="0033163E">
            <w:pPr>
              <w:pStyle w:val="TableParagraph"/>
              <w:ind w:right="99"/>
              <w:jc w:val="right"/>
              <w:rPr>
                <w:sz w:val="28"/>
              </w:rPr>
            </w:pPr>
            <w:r>
              <w:rPr>
                <w:sz w:val="28"/>
              </w:rPr>
              <w:t>Business Rules:</w:t>
            </w:r>
          </w:p>
        </w:tc>
        <w:tc>
          <w:tcPr>
            <w:tcW w:w="6678" w:type="dxa"/>
          </w:tcPr>
          <w:p w:rsidR="00B90625" w:rsidRDefault="00B90625" w:rsidP="0033163E">
            <w:pPr>
              <w:pStyle w:val="TableParagraph"/>
              <w:ind w:left="105"/>
              <w:rPr>
                <w:sz w:val="28"/>
              </w:rPr>
            </w:pPr>
            <w:r>
              <w:rPr>
                <w:sz w:val="28"/>
              </w:rPr>
              <w:t>Không có</w:t>
            </w:r>
          </w:p>
        </w:tc>
      </w:tr>
      <w:tr w:rsidR="00B90625" w:rsidTr="0033163E">
        <w:trPr>
          <w:trHeight w:val="441"/>
        </w:trPr>
        <w:tc>
          <w:tcPr>
            <w:tcW w:w="2792" w:type="dxa"/>
          </w:tcPr>
          <w:p w:rsidR="00B90625" w:rsidRDefault="00B90625" w:rsidP="0033163E">
            <w:pPr>
              <w:pStyle w:val="TableParagraph"/>
              <w:ind w:right="100"/>
              <w:jc w:val="right"/>
              <w:rPr>
                <w:sz w:val="28"/>
              </w:rPr>
            </w:pPr>
            <w:r>
              <w:rPr>
                <w:sz w:val="28"/>
              </w:rPr>
              <w:t>Special Requirements:</w:t>
            </w:r>
          </w:p>
        </w:tc>
        <w:tc>
          <w:tcPr>
            <w:tcW w:w="6678" w:type="dxa"/>
          </w:tcPr>
          <w:p w:rsidR="00B90625" w:rsidRDefault="00B90625" w:rsidP="0033163E">
            <w:pPr>
              <w:pStyle w:val="TableParagraph"/>
              <w:ind w:left="105"/>
              <w:rPr>
                <w:sz w:val="28"/>
              </w:rPr>
            </w:pPr>
            <w:r>
              <w:rPr>
                <w:sz w:val="28"/>
              </w:rPr>
              <w:t>Không có</w:t>
            </w:r>
          </w:p>
        </w:tc>
      </w:tr>
      <w:tr w:rsidR="00B90625" w:rsidTr="0033163E">
        <w:trPr>
          <w:trHeight w:val="444"/>
        </w:trPr>
        <w:tc>
          <w:tcPr>
            <w:tcW w:w="2792" w:type="dxa"/>
          </w:tcPr>
          <w:p w:rsidR="00B90625" w:rsidRDefault="00B90625" w:rsidP="0033163E">
            <w:pPr>
              <w:pStyle w:val="TableParagraph"/>
              <w:spacing w:before="115"/>
              <w:ind w:right="99"/>
              <w:jc w:val="right"/>
              <w:rPr>
                <w:sz w:val="28"/>
              </w:rPr>
            </w:pPr>
            <w:r>
              <w:rPr>
                <w:sz w:val="28"/>
              </w:rPr>
              <w:t>Assumptions:</w:t>
            </w:r>
          </w:p>
        </w:tc>
        <w:tc>
          <w:tcPr>
            <w:tcW w:w="6678" w:type="dxa"/>
          </w:tcPr>
          <w:p w:rsidR="00B90625" w:rsidRDefault="00B90625" w:rsidP="0033163E">
            <w:pPr>
              <w:pStyle w:val="TableParagraph"/>
              <w:spacing w:before="115"/>
              <w:ind w:left="105"/>
              <w:rPr>
                <w:sz w:val="28"/>
              </w:rPr>
            </w:pPr>
            <w:r>
              <w:rPr>
                <w:sz w:val="28"/>
              </w:rPr>
              <w:t>Không có</w:t>
            </w:r>
          </w:p>
        </w:tc>
      </w:tr>
      <w:tr w:rsidR="00B90625" w:rsidTr="0033163E">
        <w:trPr>
          <w:trHeight w:val="441"/>
        </w:trPr>
        <w:tc>
          <w:tcPr>
            <w:tcW w:w="2792" w:type="dxa"/>
          </w:tcPr>
          <w:p w:rsidR="00B90625" w:rsidRDefault="00B90625" w:rsidP="0033163E">
            <w:pPr>
              <w:pStyle w:val="TableParagraph"/>
              <w:ind w:right="100"/>
              <w:jc w:val="right"/>
              <w:rPr>
                <w:sz w:val="28"/>
              </w:rPr>
            </w:pPr>
            <w:r>
              <w:rPr>
                <w:sz w:val="28"/>
              </w:rPr>
              <w:t>Notes and Issues:</w:t>
            </w:r>
          </w:p>
        </w:tc>
        <w:tc>
          <w:tcPr>
            <w:tcW w:w="6678" w:type="dxa"/>
          </w:tcPr>
          <w:p w:rsidR="00B90625" w:rsidRDefault="00B90625" w:rsidP="0033163E">
            <w:pPr>
              <w:pStyle w:val="TableParagraph"/>
              <w:ind w:left="105"/>
              <w:rPr>
                <w:sz w:val="28"/>
              </w:rPr>
            </w:pPr>
            <w:r>
              <w:rPr>
                <w:sz w:val="28"/>
              </w:rPr>
              <w:t>Không có</w:t>
            </w:r>
          </w:p>
        </w:tc>
      </w:tr>
    </w:tbl>
    <w:p w:rsidR="00B74BBF" w:rsidRPr="00331928" w:rsidRDefault="00B74BBF" w:rsidP="00B74BBF">
      <w:pPr>
        <w:pStyle w:val="Heading3"/>
        <w:spacing w:before="246"/>
        <w:ind w:left="0"/>
        <w:rPr>
          <w:lang w:val="vi-VN"/>
        </w:rPr>
      </w:pPr>
      <w:bookmarkStart w:id="197" w:name="OLE_LINK9"/>
      <w:bookmarkStart w:id="198" w:name="OLE_LINK10"/>
      <w:r w:rsidRPr="00B74BBF">
        <w:rPr>
          <w:lang w:val="vi-VN"/>
        </w:rPr>
        <w:t>Use case phân rã mức hai chức năng q</w:t>
      </w:r>
      <w:r>
        <w:rPr>
          <w:lang w:val="vi-VN"/>
        </w:rPr>
        <w:t>uản lý</w:t>
      </w:r>
      <w:r w:rsidRPr="00B74BBF">
        <w:rPr>
          <w:lang w:val="vi-VN"/>
        </w:rPr>
        <w:t xml:space="preserve"> </w:t>
      </w:r>
      <w:r>
        <w:rPr>
          <w:lang w:val="vi-VN"/>
        </w:rPr>
        <w:t>sản phẩm</w:t>
      </w:r>
    </w:p>
    <w:p w:rsidR="00B74BBF" w:rsidRPr="00B74BBF" w:rsidRDefault="00B74BBF" w:rsidP="00B74BBF">
      <w:pPr>
        <w:pStyle w:val="ListParagraph"/>
        <w:tabs>
          <w:tab w:val="left" w:pos="1002"/>
        </w:tabs>
        <w:spacing w:before="65"/>
        <w:ind w:firstLine="0"/>
        <w:rPr>
          <w:sz w:val="28"/>
          <w:lang w:val="vi-VN"/>
        </w:rPr>
      </w:pPr>
      <w:r>
        <w:rPr>
          <w:noProof/>
          <w:sz w:val="28"/>
          <w:lang w:val="en-US" w:eastAsia="en-US" w:bidi="ar-SA"/>
        </w:rPr>
        <w:lastRenderedPageBreak/>
        <w:drawing>
          <wp:inline distT="0" distB="0" distL="0" distR="0" wp14:anchorId="38CBFC77" wp14:editId="04A1426B">
            <wp:extent cx="4581525" cy="31940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han_ra_quan_ly_san_pham.png"/>
                    <pic:cNvPicPr/>
                  </pic:nvPicPr>
                  <pic:blipFill>
                    <a:blip r:embed="rId17">
                      <a:extLst>
                        <a:ext uri="{28A0092B-C50C-407E-A947-70E740481C1C}">
                          <a14:useLocalDpi xmlns:a14="http://schemas.microsoft.com/office/drawing/2010/main" val="0"/>
                        </a:ext>
                      </a:extLst>
                    </a:blip>
                    <a:stretch>
                      <a:fillRect/>
                    </a:stretch>
                  </pic:blipFill>
                  <pic:spPr>
                    <a:xfrm>
                      <a:off x="0" y="0"/>
                      <a:ext cx="4630250" cy="3228031"/>
                    </a:xfrm>
                    <a:prstGeom prst="rect">
                      <a:avLst/>
                    </a:prstGeom>
                  </pic:spPr>
                </pic:pic>
              </a:graphicData>
            </a:graphic>
          </wp:inline>
        </w:drawing>
      </w:r>
    </w:p>
    <w:p w:rsidR="00B74BBF" w:rsidRDefault="00B74BBF" w:rsidP="00B74BBF">
      <w:pPr>
        <w:spacing w:before="163"/>
        <w:ind w:left="1440" w:firstLine="720"/>
        <w:rPr>
          <w:ins w:id="199" w:author="Quang Nhat Nguyen" w:date="2017-10-05T09:23:00Z"/>
          <w:sz w:val="24"/>
          <w:lang w:val="en-US"/>
        </w:rPr>
      </w:pPr>
      <w:r w:rsidRPr="00B74BBF">
        <w:rPr>
          <w:b/>
          <w:sz w:val="24"/>
          <w:lang w:val="vi-VN"/>
        </w:rPr>
        <w:t xml:space="preserve">Hình 2.2 </w:t>
      </w:r>
      <w:r w:rsidRPr="00B74BBF">
        <w:rPr>
          <w:sz w:val="24"/>
          <w:lang w:val="vi-VN"/>
        </w:rPr>
        <w:t xml:space="preserve">Sơ đồ use case </w:t>
      </w:r>
      <w:r>
        <w:rPr>
          <w:sz w:val="24"/>
          <w:lang w:val="vi-VN"/>
        </w:rPr>
        <w:t>quản lý danh mục sản phẩm</w:t>
      </w:r>
    </w:p>
    <w:p w:rsidR="00C63D7D" w:rsidRPr="00C63D7D" w:rsidRDefault="00C63D7D" w:rsidP="00C63D7D">
      <w:pPr>
        <w:spacing w:before="163"/>
        <w:rPr>
          <w:sz w:val="24"/>
          <w:lang w:val="en-US"/>
          <w:rPrChange w:id="200" w:author="Quang Nhat Nguyen" w:date="2017-10-05T09:23:00Z">
            <w:rPr>
              <w:sz w:val="24"/>
              <w:lang w:val="vi-VN"/>
            </w:rPr>
          </w:rPrChange>
        </w:rPr>
        <w:pPrChange w:id="201" w:author="Quang Nhat Nguyen" w:date="2017-10-05T09:23:00Z">
          <w:pPr>
            <w:spacing w:before="163"/>
            <w:ind w:left="1440" w:firstLine="720"/>
          </w:pPr>
        </w:pPrChange>
      </w:pPr>
      <w:ins w:id="202" w:author="Quang Nhat Nguyen" w:date="2017-10-05T09:23:00Z">
        <w:r>
          <w:rPr>
            <w:b/>
            <w:sz w:val="24"/>
            <w:lang w:val="en-US"/>
          </w:rPr>
          <w:t>Comment tương tự như ở trang 34. Hãy update!</w:t>
        </w:r>
      </w:ins>
    </w:p>
    <w:bookmarkEnd w:id="197"/>
    <w:bookmarkEnd w:id="198"/>
    <w:p w:rsidR="00B74BBF" w:rsidRPr="00B74BBF" w:rsidRDefault="00B74BBF" w:rsidP="00C55D80">
      <w:pPr>
        <w:tabs>
          <w:tab w:val="left" w:pos="1002"/>
        </w:tabs>
        <w:spacing w:before="65"/>
        <w:ind w:right="5922"/>
        <w:rPr>
          <w:sz w:val="28"/>
          <w:lang w:val="vi-VN"/>
        </w:rPr>
      </w:pPr>
    </w:p>
    <w:p w:rsidR="00687E3D" w:rsidRDefault="00687E3D" w:rsidP="00DA5E24">
      <w:pPr>
        <w:pStyle w:val="ListParagraph"/>
        <w:numPr>
          <w:ilvl w:val="1"/>
          <w:numId w:val="14"/>
        </w:numPr>
        <w:tabs>
          <w:tab w:val="left" w:pos="1002"/>
        </w:tabs>
        <w:spacing w:before="65"/>
        <w:rPr>
          <w:sz w:val="28"/>
        </w:rPr>
      </w:pPr>
      <w:r>
        <w:rPr>
          <w:sz w:val="28"/>
        </w:rPr>
        <w:t>Đặc tả use case Quản lý sản phẩm</w:t>
      </w:r>
    </w:p>
    <w:p w:rsidR="00687E3D" w:rsidRDefault="000C2C85" w:rsidP="00687E3D">
      <w:pPr>
        <w:spacing w:before="124"/>
        <w:ind w:left="282"/>
        <w:rPr>
          <w:sz w:val="24"/>
        </w:rPr>
      </w:pPr>
      <w:r>
        <w:rPr>
          <w:b/>
          <w:sz w:val="24"/>
        </w:rPr>
        <w:t>Bảng 2.19</w:t>
      </w:r>
      <w:r w:rsidR="00687E3D">
        <w:rPr>
          <w:b/>
          <w:sz w:val="24"/>
        </w:rPr>
        <w:t xml:space="preserve"> </w:t>
      </w:r>
      <w:r w:rsidR="00687E3D">
        <w:rPr>
          <w:sz w:val="24"/>
        </w:rPr>
        <w:t>Đặc tả use case Quản lý sản phẩm</w:t>
      </w:r>
    </w:p>
    <w:p w:rsidR="00687E3D" w:rsidRDefault="00687E3D" w:rsidP="00687E3D">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687E3D" w:rsidTr="0033163E">
        <w:trPr>
          <w:trHeight w:val="441"/>
        </w:trPr>
        <w:tc>
          <w:tcPr>
            <w:tcW w:w="2792" w:type="dxa"/>
          </w:tcPr>
          <w:p w:rsidR="00687E3D" w:rsidRDefault="00687E3D" w:rsidP="0033163E">
            <w:pPr>
              <w:pStyle w:val="TableParagraph"/>
              <w:ind w:right="98"/>
              <w:jc w:val="right"/>
              <w:rPr>
                <w:sz w:val="28"/>
              </w:rPr>
            </w:pPr>
            <w:r>
              <w:rPr>
                <w:sz w:val="28"/>
              </w:rPr>
              <w:t>Use case ID:</w:t>
            </w:r>
          </w:p>
        </w:tc>
        <w:tc>
          <w:tcPr>
            <w:tcW w:w="6678" w:type="dxa"/>
          </w:tcPr>
          <w:p w:rsidR="00687E3D" w:rsidRPr="000C2C85" w:rsidRDefault="000C2C85" w:rsidP="0033163E">
            <w:pPr>
              <w:pStyle w:val="TableParagraph"/>
              <w:ind w:left="105"/>
              <w:rPr>
                <w:sz w:val="28"/>
                <w:lang w:val="vi-VN"/>
              </w:rPr>
            </w:pPr>
            <w:r>
              <w:rPr>
                <w:sz w:val="28"/>
                <w:lang w:val="vi-VN"/>
              </w:rPr>
              <w:t>UC19</w:t>
            </w:r>
          </w:p>
        </w:tc>
      </w:tr>
      <w:tr w:rsidR="00687E3D" w:rsidTr="0033163E">
        <w:trPr>
          <w:trHeight w:val="443"/>
        </w:trPr>
        <w:tc>
          <w:tcPr>
            <w:tcW w:w="2792" w:type="dxa"/>
          </w:tcPr>
          <w:p w:rsidR="00687E3D" w:rsidRDefault="00687E3D" w:rsidP="0033163E">
            <w:pPr>
              <w:pStyle w:val="TableParagraph"/>
              <w:spacing w:before="115"/>
              <w:ind w:right="103"/>
              <w:jc w:val="right"/>
              <w:rPr>
                <w:sz w:val="28"/>
              </w:rPr>
            </w:pPr>
            <w:r>
              <w:rPr>
                <w:sz w:val="28"/>
              </w:rPr>
              <w:t>Use case Name:</w:t>
            </w:r>
          </w:p>
        </w:tc>
        <w:tc>
          <w:tcPr>
            <w:tcW w:w="6678" w:type="dxa"/>
          </w:tcPr>
          <w:p w:rsidR="00687E3D" w:rsidRDefault="00687E3D" w:rsidP="00687E3D">
            <w:pPr>
              <w:pStyle w:val="TableParagraph"/>
              <w:spacing w:before="115"/>
              <w:rPr>
                <w:sz w:val="28"/>
              </w:rPr>
            </w:pPr>
            <w:r>
              <w:rPr>
                <w:sz w:val="28"/>
              </w:rPr>
              <w:t xml:space="preserve"> Quản lý sản phẩm</w:t>
            </w:r>
          </w:p>
        </w:tc>
      </w:tr>
      <w:tr w:rsidR="00687E3D" w:rsidTr="0033163E">
        <w:trPr>
          <w:trHeight w:val="441"/>
        </w:trPr>
        <w:tc>
          <w:tcPr>
            <w:tcW w:w="2792" w:type="dxa"/>
          </w:tcPr>
          <w:p w:rsidR="00687E3D" w:rsidRDefault="00687E3D" w:rsidP="0033163E">
            <w:pPr>
              <w:pStyle w:val="TableParagraph"/>
              <w:ind w:right="98"/>
              <w:jc w:val="right"/>
              <w:rPr>
                <w:sz w:val="28"/>
              </w:rPr>
            </w:pPr>
            <w:r>
              <w:rPr>
                <w:sz w:val="28"/>
              </w:rPr>
              <w:t>Actors:</w:t>
            </w:r>
          </w:p>
        </w:tc>
        <w:tc>
          <w:tcPr>
            <w:tcW w:w="6678" w:type="dxa"/>
          </w:tcPr>
          <w:p w:rsidR="00687E3D" w:rsidRPr="00716BC7" w:rsidRDefault="00687E3D" w:rsidP="00716BC7">
            <w:pPr>
              <w:pStyle w:val="TableParagraph"/>
              <w:ind w:left="105"/>
              <w:rPr>
                <w:sz w:val="28"/>
                <w:lang w:val="vi-VN"/>
              </w:rPr>
            </w:pPr>
            <w:r>
              <w:rPr>
                <w:sz w:val="28"/>
              </w:rPr>
              <w:t xml:space="preserve">Quản </w:t>
            </w:r>
            <w:r w:rsidR="00716BC7">
              <w:rPr>
                <w:sz w:val="28"/>
                <w:lang w:val="vi-VN"/>
              </w:rPr>
              <w:t>lý bán hàng</w:t>
            </w:r>
          </w:p>
        </w:tc>
      </w:tr>
      <w:tr w:rsidR="00687E3D" w:rsidTr="0033163E">
        <w:trPr>
          <w:trHeight w:val="765"/>
        </w:trPr>
        <w:tc>
          <w:tcPr>
            <w:tcW w:w="2792" w:type="dxa"/>
          </w:tcPr>
          <w:p w:rsidR="00687E3D" w:rsidRDefault="00687E3D" w:rsidP="0033163E">
            <w:pPr>
              <w:pStyle w:val="TableParagraph"/>
              <w:spacing w:line="240" w:lineRule="auto"/>
              <w:ind w:right="98"/>
              <w:jc w:val="right"/>
              <w:rPr>
                <w:sz w:val="28"/>
              </w:rPr>
            </w:pPr>
            <w:r>
              <w:rPr>
                <w:sz w:val="28"/>
              </w:rPr>
              <w:t>Desctiption:</w:t>
            </w:r>
          </w:p>
        </w:tc>
        <w:tc>
          <w:tcPr>
            <w:tcW w:w="6678" w:type="dxa"/>
          </w:tcPr>
          <w:p w:rsidR="00687E3D" w:rsidRDefault="00687E3D" w:rsidP="00687E3D">
            <w:pPr>
              <w:pStyle w:val="TableParagraph"/>
              <w:spacing w:before="116" w:line="322" w:lineRule="exact"/>
              <w:ind w:right="510"/>
              <w:rPr>
                <w:i/>
                <w:sz w:val="28"/>
              </w:rPr>
            </w:pPr>
            <w:r>
              <w:rPr>
                <w:sz w:val="28"/>
              </w:rPr>
              <w:t xml:space="preserve"> Use case này cho phép tác nhân quản lý sản phẩm (thêm mới, xóa, cập nhật thông tin sản phẩm)</w:t>
            </w:r>
          </w:p>
        </w:tc>
      </w:tr>
      <w:tr w:rsidR="00687E3D" w:rsidTr="0033163E">
        <w:trPr>
          <w:trHeight w:val="441"/>
        </w:trPr>
        <w:tc>
          <w:tcPr>
            <w:tcW w:w="2792" w:type="dxa"/>
          </w:tcPr>
          <w:p w:rsidR="00687E3D" w:rsidRDefault="00687E3D" w:rsidP="0033163E">
            <w:pPr>
              <w:pStyle w:val="TableParagraph"/>
              <w:ind w:right="99"/>
              <w:jc w:val="right"/>
              <w:rPr>
                <w:sz w:val="28"/>
              </w:rPr>
            </w:pPr>
            <w:r>
              <w:rPr>
                <w:sz w:val="28"/>
              </w:rPr>
              <w:t>Trigger:</w:t>
            </w:r>
          </w:p>
        </w:tc>
        <w:tc>
          <w:tcPr>
            <w:tcW w:w="6678" w:type="dxa"/>
          </w:tcPr>
          <w:p w:rsidR="00687E3D" w:rsidRDefault="00687E3D" w:rsidP="00687E3D">
            <w:pPr>
              <w:pStyle w:val="TableParagraph"/>
              <w:ind w:left="105"/>
              <w:rPr>
                <w:sz w:val="28"/>
              </w:rPr>
            </w:pPr>
            <w:r>
              <w:rPr>
                <w:sz w:val="28"/>
              </w:rPr>
              <w:t>Vào trang quản trị và chọn chức năng quản lý sản phẩm</w:t>
            </w:r>
          </w:p>
        </w:tc>
      </w:tr>
      <w:tr w:rsidR="00687E3D" w:rsidTr="0033163E">
        <w:trPr>
          <w:trHeight w:val="441"/>
        </w:trPr>
        <w:tc>
          <w:tcPr>
            <w:tcW w:w="2792" w:type="dxa"/>
          </w:tcPr>
          <w:p w:rsidR="00687E3D" w:rsidRDefault="00687E3D" w:rsidP="0033163E">
            <w:pPr>
              <w:pStyle w:val="TableParagraph"/>
              <w:spacing w:before="113"/>
              <w:ind w:right="98"/>
              <w:jc w:val="right"/>
              <w:rPr>
                <w:sz w:val="28"/>
              </w:rPr>
            </w:pPr>
            <w:r>
              <w:rPr>
                <w:sz w:val="28"/>
              </w:rPr>
              <w:t>Preconditions:</w:t>
            </w:r>
          </w:p>
        </w:tc>
        <w:tc>
          <w:tcPr>
            <w:tcW w:w="6678" w:type="dxa"/>
          </w:tcPr>
          <w:p w:rsidR="00687E3D" w:rsidRDefault="00687E3D" w:rsidP="00687E3D">
            <w:pPr>
              <w:pStyle w:val="TableParagraph"/>
              <w:spacing w:before="113"/>
              <w:ind w:left="105"/>
              <w:rPr>
                <w:sz w:val="28"/>
              </w:rPr>
            </w:pPr>
            <w:r>
              <w:rPr>
                <w:sz w:val="28"/>
              </w:rPr>
              <w:t>Tác nhân phải có quyền vào trang quản lý sản phẩm</w:t>
            </w:r>
          </w:p>
        </w:tc>
      </w:tr>
      <w:tr w:rsidR="00687E3D" w:rsidTr="0033163E">
        <w:trPr>
          <w:trHeight w:val="770"/>
        </w:trPr>
        <w:tc>
          <w:tcPr>
            <w:tcW w:w="2792" w:type="dxa"/>
          </w:tcPr>
          <w:p w:rsidR="00687E3D" w:rsidRDefault="00687E3D" w:rsidP="0033163E">
            <w:pPr>
              <w:pStyle w:val="TableParagraph"/>
              <w:spacing w:line="240" w:lineRule="auto"/>
              <w:ind w:right="99"/>
              <w:jc w:val="right"/>
              <w:rPr>
                <w:sz w:val="28"/>
              </w:rPr>
            </w:pPr>
            <w:r>
              <w:rPr>
                <w:sz w:val="28"/>
              </w:rPr>
              <w:t>Postconditions:</w:t>
            </w:r>
          </w:p>
        </w:tc>
        <w:tc>
          <w:tcPr>
            <w:tcW w:w="6678" w:type="dxa"/>
          </w:tcPr>
          <w:p w:rsidR="00687E3D" w:rsidRPr="008D282B" w:rsidRDefault="00687E3D" w:rsidP="00687E3D">
            <w:pPr>
              <w:pStyle w:val="TableParagraph"/>
              <w:tabs>
                <w:tab w:val="left" w:pos="825"/>
              </w:tabs>
              <w:spacing w:before="120" w:line="324" w:lineRule="exact"/>
              <w:ind w:right="195"/>
              <w:rPr>
                <w:sz w:val="28"/>
              </w:rPr>
            </w:pPr>
            <w:r>
              <w:rPr>
                <w:sz w:val="28"/>
              </w:rPr>
              <w:t xml:space="preserve">  Danh sách sản phẩm mới được cạp nhật (một sản phẩm mới được thêm, một sản phẩm cũ bị xóa, số lượng sản phẩm còn lại</w:t>
            </w:r>
            <w:proofErr w:type="gramStart"/>
            <w:r>
              <w:rPr>
                <w:sz w:val="28"/>
              </w:rPr>
              <w:t>, ..</w:t>
            </w:r>
            <w:proofErr w:type="gramEnd"/>
            <w:r>
              <w:rPr>
                <w:sz w:val="28"/>
              </w:rPr>
              <w:t>)</w:t>
            </w:r>
          </w:p>
        </w:tc>
      </w:tr>
      <w:tr w:rsidR="00687E3D" w:rsidTr="0033163E">
        <w:trPr>
          <w:trHeight w:val="2373"/>
        </w:trPr>
        <w:tc>
          <w:tcPr>
            <w:tcW w:w="2792" w:type="dxa"/>
          </w:tcPr>
          <w:p w:rsidR="00687E3D" w:rsidRDefault="00687E3D" w:rsidP="0033163E">
            <w:pPr>
              <w:pStyle w:val="TableParagraph"/>
              <w:spacing w:line="240" w:lineRule="auto"/>
              <w:ind w:right="99"/>
              <w:jc w:val="right"/>
              <w:rPr>
                <w:sz w:val="28"/>
              </w:rPr>
            </w:pPr>
            <w:r>
              <w:rPr>
                <w:sz w:val="28"/>
              </w:rPr>
              <w:lastRenderedPageBreak/>
              <w:t>Normal flow:</w:t>
            </w:r>
          </w:p>
        </w:tc>
        <w:tc>
          <w:tcPr>
            <w:tcW w:w="6678" w:type="dxa"/>
          </w:tcPr>
          <w:p w:rsidR="00687E3D" w:rsidRDefault="00687E3D" w:rsidP="00DA5E24">
            <w:pPr>
              <w:pStyle w:val="TableParagraph"/>
              <w:numPr>
                <w:ilvl w:val="0"/>
                <w:numId w:val="26"/>
              </w:numPr>
              <w:tabs>
                <w:tab w:val="left" w:pos="826"/>
              </w:tabs>
              <w:spacing w:before="3" w:line="240" w:lineRule="auto"/>
              <w:ind w:right="700"/>
              <w:rPr>
                <w:sz w:val="28"/>
              </w:rPr>
            </w:pPr>
            <w:r>
              <w:rPr>
                <w:sz w:val="28"/>
              </w:rPr>
              <w:t>Tác nhân vào trang quản lý sản phẩm</w:t>
            </w:r>
          </w:p>
          <w:p w:rsidR="00687E3D" w:rsidRDefault="00687E3D" w:rsidP="00DA5E24">
            <w:pPr>
              <w:pStyle w:val="TableParagraph"/>
              <w:numPr>
                <w:ilvl w:val="0"/>
                <w:numId w:val="26"/>
              </w:numPr>
              <w:tabs>
                <w:tab w:val="left" w:pos="826"/>
              </w:tabs>
              <w:spacing w:before="3" w:line="240" w:lineRule="auto"/>
              <w:ind w:right="700"/>
              <w:rPr>
                <w:sz w:val="28"/>
              </w:rPr>
            </w:pPr>
            <w:r>
              <w:rPr>
                <w:sz w:val="28"/>
              </w:rPr>
              <w:t>Tác nhân chọn chức năng mong muốn (thêm mới, sửa, xóa)</w:t>
            </w:r>
          </w:p>
          <w:p w:rsidR="00687E3D" w:rsidRDefault="00687E3D" w:rsidP="00DA5E24">
            <w:pPr>
              <w:pStyle w:val="TableParagraph"/>
              <w:numPr>
                <w:ilvl w:val="0"/>
                <w:numId w:val="26"/>
              </w:numPr>
              <w:tabs>
                <w:tab w:val="left" w:pos="826"/>
              </w:tabs>
              <w:spacing w:before="3" w:line="240" w:lineRule="auto"/>
              <w:ind w:right="700"/>
              <w:rPr>
                <w:sz w:val="28"/>
              </w:rPr>
            </w:pPr>
            <w:r>
              <w:rPr>
                <w:sz w:val="28"/>
              </w:rPr>
              <w:t>Với từng chức năng</w:t>
            </w:r>
            <w:proofErr w:type="gramStart"/>
            <w:r>
              <w:rPr>
                <w:sz w:val="28"/>
              </w:rPr>
              <w:t>:</w:t>
            </w:r>
            <w:proofErr w:type="gramEnd"/>
            <w:r>
              <w:rPr>
                <w:sz w:val="28"/>
              </w:rPr>
              <w:br/>
              <w:t>3.1. Thêm mới:</w:t>
            </w:r>
            <w:r>
              <w:rPr>
                <w:sz w:val="28"/>
              </w:rPr>
              <w:br/>
              <w:t>-Tác nhân chọn loại sản phẩm trong Danh mục sản phẩm</w:t>
            </w:r>
          </w:p>
          <w:p w:rsidR="00687E3D" w:rsidRDefault="00687E3D" w:rsidP="00687E3D">
            <w:pPr>
              <w:pStyle w:val="TableParagraph"/>
              <w:tabs>
                <w:tab w:val="left" w:pos="826"/>
              </w:tabs>
              <w:spacing w:before="3" w:line="240" w:lineRule="auto"/>
              <w:ind w:left="795" w:right="700"/>
              <w:rPr>
                <w:sz w:val="28"/>
              </w:rPr>
            </w:pPr>
            <w:r>
              <w:rPr>
                <w:sz w:val="28"/>
              </w:rPr>
              <w:t>-Tác nhân điền thông tin của sản phẩm</w:t>
            </w:r>
          </w:p>
          <w:p w:rsidR="00687E3D" w:rsidRDefault="00687E3D" w:rsidP="00687E3D">
            <w:pPr>
              <w:pStyle w:val="TableParagraph"/>
              <w:tabs>
                <w:tab w:val="left" w:pos="826"/>
              </w:tabs>
              <w:spacing w:before="3" w:line="240" w:lineRule="auto"/>
              <w:ind w:left="795" w:right="700"/>
              <w:rPr>
                <w:sz w:val="28"/>
              </w:rPr>
            </w:pPr>
            <w:r>
              <w:rPr>
                <w:sz w:val="28"/>
              </w:rPr>
              <w:t>-Tác nhân điền số lượng còn lại của sản phẩm</w:t>
            </w:r>
          </w:p>
          <w:p w:rsidR="00687E3D" w:rsidRDefault="00687E3D" w:rsidP="00687E3D">
            <w:pPr>
              <w:pStyle w:val="TableParagraph"/>
              <w:tabs>
                <w:tab w:val="left" w:pos="826"/>
              </w:tabs>
              <w:spacing w:before="3" w:line="240" w:lineRule="auto"/>
              <w:ind w:left="795" w:right="700"/>
              <w:rPr>
                <w:sz w:val="28"/>
              </w:rPr>
            </w:pPr>
            <w:r>
              <w:rPr>
                <w:sz w:val="28"/>
              </w:rPr>
              <w:t>3.2. Sửa:</w:t>
            </w:r>
          </w:p>
          <w:p w:rsidR="00687E3D" w:rsidRDefault="00687E3D" w:rsidP="00687E3D">
            <w:pPr>
              <w:pStyle w:val="TableParagraph"/>
              <w:tabs>
                <w:tab w:val="left" w:pos="826"/>
              </w:tabs>
              <w:spacing w:before="3" w:line="240" w:lineRule="auto"/>
              <w:ind w:left="795" w:right="700"/>
              <w:rPr>
                <w:sz w:val="28"/>
              </w:rPr>
            </w:pPr>
            <w:r>
              <w:rPr>
                <w:sz w:val="28"/>
              </w:rPr>
              <w:t>-Tác nhân chọn sản phẩm cần sửa</w:t>
            </w:r>
          </w:p>
          <w:p w:rsidR="00687E3D" w:rsidRDefault="00687E3D" w:rsidP="00687E3D">
            <w:pPr>
              <w:pStyle w:val="TableParagraph"/>
              <w:tabs>
                <w:tab w:val="left" w:pos="826"/>
              </w:tabs>
              <w:spacing w:before="3" w:line="240" w:lineRule="auto"/>
              <w:ind w:left="795" w:right="700"/>
              <w:rPr>
                <w:sz w:val="28"/>
              </w:rPr>
            </w:pPr>
            <w:r>
              <w:rPr>
                <w:sz w:val="28"/>
              </w:rPr>
              <w:t>-Tác nhân cập nhật thông tin sản phẩm</w:t>
            </w:r>
          </w:p>
          <w:p w:rsidR="00687E3D" w:rsidRDefault="00687E3D" w:rsidP="00687E3D">
            <w:pPr>
              <w:pStyle w:val="TableParagraph"/>
              <w:tabs>
                <w:tab w:val="left" w:pos="826"/>
              </w:tabs>
              <w:spacing w:before="3" w:line="240" w:lineRule="auto"/>
              <w:ind w:left="795" w:right="700"/>
              <w:rPr>
                <w:sz w:val="28"/>
              </w:rPr>
            </w:pPr>
            <w:r>
              <w:rPr>
                <w:sz w:val="28"/>
              </w:rPr>
              <w:t>3.3. Xóa:</w:t>
            </w:r>
          </w:p>
          <w:p w:rsidR="00687E3D" w:rsidRDefault="00687E3D" w:rsidP="00687E3D">
            <w:pPr>
              <w:pStyle w:val="TableParagraph"/>
              <w:tabs>
                <w:tab w:val="left" w:pos="826"/>
              </w:tabs>
              <w:spacing w:before="3" w:line="240" w:lineRule="auto"/>
              <w:ind w:left="795" w:right="700"/>
              <w:rPr>
                <w:sz w:val="28"/>
              </w:rPr>
            </w:pPr>
            <w:r>
              <w:rPr>
                <w:sz w:val="28"/>
              </w:rPr>
              <w:t>-Tác nhân chọn sản phẩm cần xóa</w:t>
            </w:r>
          </w:p>
          <w:p w:rsidR="00687E3D" w:rsidRDefault="00687E3D" w:rsidP="00687E3D">
            <w:pPr>
              <w:pStyle w:val="TableParagraph"/>
              <w:tabs>
                <w:tab w:val="left" w:pos="826"/>
              </w:tabs>
              <w:spacing w:before="3" w:line="240" w:lineRule="auto"/>
              <w:ind w:left="795" w:right="700"/>
              <w:rPr>
                <w:sz w:val="28"/>
              </w:rPr>
            </w:pPr>
            <w:r>
              <w:rPr>
                <w:sz w:val="28"/>
              </w:rPr>
              <w:t xml:space="preserve">-Tác nhân </w:t>
            </w:r>
            <w:r w:rsidR="00D97D25">
              <w:rPr>
                <w:sz w:val="28"/>
              </w:rPr>
              <w:t>chọn chức năng xóa</w:t>
            </w:r>
          </w:p>
          <w:p w:rsidR="00D97D25" w:rsidRPr="00687E3D" w:rsidRDefault="00D97D25" w:rsidP="00D97D25">
            <w:pPr>
              <w:pStyle w:val="TableParagraph"/>
              <w:tabs>
                <w:tab w:val="left" w:pos="826"/>
              </w:tabs>
              <w:spacing w:before="3" w:line="240" w:lineRule="auto"/>
              <w:ind w:right="700"/>
              <w:rPr>
                <w:sz w:val="28"/>
              </w:rPr>
            </w:pPr>
            <w:r>
              <w:rPr>
                <w:sz w:val="28"/>
              </w:rPr>
              <w:t xml:space="preserve">    4. Tác nhân click chọn nút lưu thay đổi</w:t>
            </w:r>
          </w:p>
        </w:tc>
      </w:tr>
      <w:tr w:rsidR="00687E3D" w:rsidTr="0033163E">
        <w:trPr>
          <w:trHeight w:val="441"/>
        </w:trPr>
        <w:tc>
          <w:tcPr>
            <w:tcW w:w="2792" w:type="dxa"/>
          </w:tcPr>
          <w:p w:rsidR="00687E3D" w:rsidRDefault="00687E3D" w:rsidP="0033163E">
            <w:pPr>
              <w:pStyle w:val="TableParagraph"/>
              <w:ind w:right="100"/>
              <w:jc w:val="right"/>
              <w:rPr>
                <w:sz w:val="28"/>
              </w:rPr>
            </w:pPr>
            <w:r>
              <w:rPr>
                <w:sz w:val="28"/>
              </w:rPr>
              <w:t>Alternative flow:</w:t>
            </w:r>
          </w:p>
        </w:tc>
        <w:tc>
          <w:tcPr>
            <w:tcW w:w="6678" w:type="dxa"/>
          </w:tcPr>
          <w:p w:rsidR="00687E3D" w:rsidRDefault="00687E3D" w:rsidP="0033163E">
            <w:pPr>
              <w:pStyle w:val="TableParagraph"/>
              <w:ind w:left="105"/>
              <w:rPr>
                <w:sz w:val="28"/>
              </w:rPr>
            </w:pPr>
            <w:r>
              <w:rPr>
                <w:sz w:val="28"/>
              </w:rPr>
              <w:t>Không có</w:t>
            </w:r>
          </w:p>
        </w:tc>
      </w:tr>
      <w:tr w:rsidR="00687E3D" w:rsidTr="0033163E">
        <w:trPr>
          <w:trHeight w:val="443"/>
        </w:trPr>
        <w:tc>
          <w:tcPr>
            <w:tcW w:w="2792" w:type="dxa"/>
          </w:tcPr>
          <w:p w:rsidR="00687E3D" w:rsidRDefault="00687E3D" w:rsidP="0033163E">
            <w:pPr>
              <w:pStyle w:val="TableParagraph"/>
              <w:spacing w:before="115"/>
              <w:ind w:right="98"/>
              <w:jc w:val="right"/>
              <w:rPr>
                <w:sz w:val="28"/>
              </w:rPr>
            </w:pPr>
            <w:r>
              <w:rPr>
                <w:sz w:val="28"/>
              </w:rPr>
              <w:t>Exceptions:</w:t>
            </w:r>
          </w:p>
        </w:tc>
        <w:tc>
          <w:tcPr>
            <w:tcW w:w="6678" w:type="dxa"/>
          </w:tcPr>
          <w:p w:rsidR="00687E3D" w:rsidRPr="00CE4486" w:rsidRDefault="00CE4486" w:rsidP="0033163E">
            <w:pPr>
              <w:pStyle w:val="TableParagraph"/>
              <w:spacing w:before="115"/>
              <w:ind w:left="105"/>
              <w:rPr>
                <w:sz w:val="28"/>
                <w:lang w:val="vi-VN"/>
              </w:rPr>
            </w:pPr>
            <w:r>
              <w:rPr>
                <w:sz w:val="28"/>
                <w:lang w:val="vi-VN"/>
              </w:rPr>
              <w:t>Không có</w:t>
            </w:r>
          </w:p>
        </w:tc>
      </w:tr>
      <w:tr w:rsidR="00687E3D" w:rsidTr="0033163E">
        <w:trPr>
          <w:trHeight w:val="441"/>
        </w:trPr>
        <w:tc>
          <w:tcPr>
            <w:tcW w:w="2792" w:type="dxa"/>
          </w:tcPr>
          <w:p w:rsidR="00687E3D" w:rsidRDefault="00687E3D" w:rsidP="0033163E">
            <w:pPr>
              <w:pStyle w:val="TableParagraph"/>
              <w:ind w:right="99"/>
              <w:jc w:val="right"/>
              <w:rPr>
                <w:sz w:val="28"/>
              </w:rPr>
            </w:pPr>
            <w:r>
              <w:rPr>
                <w:sz w:val="28"/>
              </w:rPr>
              <w:t>Includes:</w:t>
            </w:r>
          </w:p>
        </w:tc>
        <w:tc>
          <w:tcPr>
            <w:tcW w:w="6678" w:type="dxa"/>
          </w:tcPr>
          <w:p w:rsidR="00687E3D" w:rsidRDefault="00687E3D" w:rsidP="0033163E">
            <w:pPr>
              <w:pStyle w:val="TableParagraph"/>
              <w:ind w:left="105"/>
              <w:rPr>
                <w:sz w:val="28"/>
              </w:rPr>
            </w:pPr>
            <w:r>
              <w:rPr>
                <w:sz w:val="28"/>
              </w:rPr>
              <w:t>Không có</w:t>
            </w:r>
          </w:p>
        </w:tc>
      </w:tr>
      <w:tr w:rsidR="00687E3D" w:rsidTr="0033163E">
        <w:trPr>
          <w:trHeight w:val="441"/>
        </w:trPr>
        <w:tc>
          <w:tcPr>
            <w:tcW w:w="2792" w:type="dxa"/>
          </w:tcPr>
          <w:p w:rsidR="00687E3D" w:rsidRDefault="00687E3D" w:rsidP="0033163E">
            <w:pPr>
              <w:pStyle w:val="TableParagraph"/>
              <w:ind w:right="101"/>
              <w:jc w:val="right"/>
              <w:rPr>
                <w:sz w:val="28"/>
              </w:rPr>
            </w:pPr>
            <w:r>
              <w:rPr>
                <w:sz w:val="28"/>
              </w:rPr>
              <w:t>Priority:</w:t>
            </w:r>
          </w:p>
        </w:tc>
        <w:tc>
          <w:tcPr>
            <w:tcW w:w="6678" w:type="dxa"/>
          </w:tcPr>
          <w:p w:rsidR="00687E3D" w:rsidRPr="00CE4486" w:rsidRDefault="00CE4486" w:rsidP="0033163E">
            <w:pPr>
              <w:pStyle w:val="TableParagraph"/>
              <w:ind w:left="105"/>
              <w:rPr>
                <w:sz w:val="28"/>
                <w:lang w:val="vi-VN"/>
              </w:rPr>
            </w:pPr>
            <w:r>
              <w:rPr>
                <w:sz w:val="28"/>
                <w:lang w:val="vi-VN"/>
              </w:rPr>
              <w:t>3</w:t>
            </w:r>
          </w:p>
        </w:tc>
      </w:tr>
      <w:tr w:rsidR="00687E3D" w:rsidTr="0033163E">
        <w:trPr>
          <w:trHeight w:val="443"/>
        </w:trPr>
        <w:tc>
          <w:tcPr>
            <w:tcW w:w="2792" w:type="dxa"/>
          </w:tcPr>
          <w:p w:rsidR="00687E3D" w:rsidRDefault="00687E3D" w:rsidP="0033163E">
            <w:pPr>
              <w:pStyle w:val="TableParagraph"/>
              <w:spacing w:before="115"/>
              <w:ind w:right="98"/>
              <w:jc w:val="right"/>
              <w:rPr>
                <w:sz w:val="28"/>
              </w:rPr>
            </w:pPr>
            <w:r>
              <w:rPr>
                <w:sz w:val="28"/>
              </w:rPr>
              <w:t>Frequency of use</w:t>
            </w:r>
          </w:p>
        </w:tc>
        <w:tc>
          <w:tcPr>
            <w:tcW w:w="6678" w:type="dxa"/>
          </w:tcPr>
          <w:p w:rsidR="00687E3D" w:rsidRDefault="000061A0" w:rsidP="0033163E">
            <w:pPr>
              <w:pStyle w:val="TableParagraph"/>
              <w:spacing w:before="115"/>
              <w:ind w:left="105"/>
              <w:rPr>
                <w:sz w:val="28"/>
              </w:rPr>
            </w:pPr>
            <w:r>
              <w:rPr>
                <w:sz w:val="28"/>
              </w:rPr>
              <w:t>Rất t</w:t>
            </w:r>
            <w:r w:rsidR="00D97D25">
              <w:rPr>
                <w:sz w:val="28"/>
              </w:rPr>
              <w:t>hường xuyên</w:t>
            </w:r>
          </w:p>
        </w:tc>
      </w:tr>
      <w:tr w:rsidR="00687E3D" w:rsidTr="0033163E">
        <w:trPr>
          <w:trHeight w:val="441"/>
        </w:trPr>
        <w:tc>
          <w:tcPr>
            <w:tcW w:w="2792" w:type="dxa"/>
          </w:tcPr>
          <w:p w:rsidR="00687E3D" w:rsidRDefault="00687E3D" w:rsidP="0033163E">
            <w:pPr>
              <w:pStyle w:val="TableParagraph"/>
              <w:ind w:right="99"/>
              <w:jc w:val="right"/>
              <w:rPr>
                <w:sz w:val="28"/>
              </w:rPr>
            </w:pPr>
            <w:r>
              <w:rPr>
                <w:sz w:val="28"/>
              </w:rPr>
              <w:t>Business Rules:</w:t>
            </w:r>
          </w:p>
        </w:tc>
        <w:tc>
          <w:tcPr>
            <w:tcW w:w="6678" w:type="dxa"/>
          </w:tcPr>
          <w:p w:rsidR="00687E3D" w:rsidRDefault="00687E3D" w:rsidP="0033163E">
            <w:pPr>
              <w:pStyle w:val="TableParagraph"/>
              <w:ind w:left="105"/>
              <w:rPr>
                <w:sz w:val="28"/>
              </w:rPr>
            </w:pPr>
            <w:r>
              <w:rPr>
                <w:sz w:val="28"/>
              </w:rPr>
              <w:t>Không có</w:t>
            </w:r>
          </w:p>
        </w:tc>
      </w:tr>
      <w:tr w:rsidR="00687E3D" w:rsidTr="0033163E">
        <w:trPr>
          <w:trHeight w:val="441"/>
        </w:trPr>
        <w:tc>
          <w:tcPr>
            <w:tcW w:w="2792" w:type="dxa"/>
          </w:tcPr>
          <w:p w:rsidR="00687E3D" w:rsidRDefault="00687E3D" w:rsidP="0033163E">
            <w:pPr>
              <w:pStyle w:val="TableParagraph"/>
              <w:ind w:right="100"/>
              <w:jc w:val="right"/>
              <w:rPr>
                <w:sz w:val="28"/>
              </w:rPr>
            </w:pPr>
            <w:r>
              <w:rPr>
                <w:sz w:val="28"/>
              </w:rPr>
              <w:t>Special Requirements:</w:t>
            </w:r>
          </w:p>
        </w:tc>
        <w:tc>
          <w:tcPr>
            <w:tcW w:w="6678" w:type="dxa"/>
          </w:tcPr>
          <w:p w:rsidR="00687E3D" w:rsidRDefault="00687E3D" w:rsidP="0033163E">
            <w:pPr>
              <w:pStyle w:val="TableParagraph"/>
              <w:ind w:left="105"/>
              <w:rPr>
                <w:sz w:val="28"/>
              </w:rPr>
            </w:pPr>
            <w:r>
              <w:rPr>
                <w:sz w:val="28"/>
              </w:rPr>
              <w:t>Không có</w:t>
            </w:r>
          </w:p>
        </w:tc>
      </w:tr>
      <w:tr w:rsidR="00687E3D" w:rsidTr="0033163E">
        <w:trPr>
          <w:trHeight w:val="444"/>
        </w:trPr>
        <w:tc>
          <w:tcPr>
            <w:tcW w:w="2792" w:type="dxa"/>
          </w:tcPr>
          <w:p w:rsidR="00687E3D" w:rsidRDefault="00687E3D" w:rsidP="0033163E">
            <w:pPr>
              <w:pStyle w:val="TableParagraph"/>
              <w:spacing w:before="115"/>
              <w:ind w:right="99"/>
              <w:jc w:val="right"/>
              <w:rPr>
                <w:sz w:val="28"/>
              </w:rPr>
            </w:pPr>
            <w:r>
              <w:rPr>
                <w:sz w:val="28"/>
              </w:rPr>
              <w:t>Assumptions:</w:t>
            </w:r>
          </w:p>
        </w:tc>
        <w:tc>
          <w:tcPr>
            <w:tcW w:w="6678" w:type="dxa"/>
          </w:tcPr>
          <w:p w:rsidR="00687E3D" w:rsidRDefault="00687E3D" w:rsidP="0033163E">
            <w:pPr>
              <w:pStyle w:val="TableParagraph"/>
              <w:spacing w:before="115"/>
              <w:ind w:left="105"/>
              <w:rPr>
                <w:sz w:val="28"/>
              </w:rPr>
            </w:pPr>
            <w:r>
              <w:rPr>
                <w:sz w:val="28"/>
              </w:rPr>
              <w:t>Không có</w:t>
            </w:r>
          </w:p>
        </w:tc>
      </w:tr>
      <w:tr w:rsidR="00687E3D" w:rsidTr="0033163E">
        <w:trPr>
          <w:trHeight w:val="441"/>
        </w:trPr>
        <w:tc>
          <w:tcPr>
            <w:tcW w:w="2792" w:type="dxa"/>
          </w:tcPr>
          <w:p w:rsidR="00687E3D" w:rsidRDefault="00687E3D" w:rsidP="0033163E">
            <w:pPr>
              <w:pStyle w:val="TableParagraph"/>
              <w:ind w:right="100"/>
              <w:jc w:val="right"/>
              <w:rPr>
                <w:sz w:val="28"/>
              </w:rPr>
            </w:pPr>
            <w:r>
              <w:rPr>
                <w:sz w:val="28"/>
              </w:rPr>
              <w:t>Notes and Issues:</w:t>
            </w:r>
          </w:p>
        </w:tc>
        <w:tc>
          <w:tcPr>
            <w:tcW w:w="6678" w:type="dxa"/>
          </w:tcPr>
          <w:p w:rsidR="00687E3D" w:rsidRDefault="00687E3D" w:rsidP="0033163E">
            <w:pPr>
              <w:pStyle w:val="TableParagraph"/>
              <w:ind w:left="105"/>
              <w:rPr>
                <w:sz w:val="28"/>
              </w:rPr>
            </w:pPr>
            <w:r>
              <w:rPr>
                <w:sz w:val="28"/>
              </w:rPr>
              <w:t>Không có</w:t>
            </w:r>
          </w:p>
        </w:tc>
      </w:tr>
    </w:tbl>
    <w:p w:rsidR="00687E3D" w:rsidRDefault="00687E3D" w:rsidP="00C55D80">
      <w:pPr>
        <w:tabs>
          <w:tab w:val="left" w:pos="1002"/>
        </w:tabs>
        <w:spacing w:before="65"/>
        <w:ind w:right="5922"/>
        <w:rPr>
          <w:sz w:val="28"/>
        </w:rPr>
      </w:pPr>
    </w:p>
    <w:p w:rsidR="00D97D25" w:rsidRDefault="00D97D25" w:rsidP="00DA5E24">
      <w:pPr>
        <w:pStyle w:val="ListParagraph"/>
        <w:numPr>
          <w:ilvl w:val="1"/>
          <w:numId w:val="14"/>
        </w:numPr>
        <w:tabs>
          <w:tab w:val="left" w:pos="1002"/>
        </w:tabs>
        <w:spacing w:before="65"/>
        <w:rPr>
          <w:sz w:val="28"/>
        </w:rPr>
      </w:pPr>
      <w:r>
        <w:rPr>
          <w:sz w:val="28"/>
        </w:rPr>
        <w:t>Đặc tả use case Quản lý đơn hàng</w:t>
      </w:r>
    </w:p>
    <w:p w:rsidR="00D97D25" w:rsidRDefault="000C2C85" w:rsidP="00D97D25">
      <w:pPr>
        <w:spacing w:before="124"/>
        <w:ind w:left="282"/>
        <w:rPr>
          <w:sz w:val="24"/>
        </w:rPr>
      </w:pPr>
      <w:r>
        <w:rPr>
          <w:b/>
          <w:sz w:val="24"/>
        </w:rPr>
        <w:t>Bảng 2.2</w:t>
      </w:r>
      <w:r w:rsidR="00D97D25">
        <w:rPr>
          <w:b/>
          <w:sz w:val="24"/>
        </w:rPr>
        <w:t xml:space="preserve">0 </w:t>
      </w:r>
      <w:r w:rsidR="00D97D25">
        <w:rPr>
          <w:sz w:val="24"/>
        </w:rPr>
        <w:t>Đặc tả use case Quản lý đơn hàng</w:t>
      </w:r>
    </w:p>
    <w:p w:rsidR="00D97D25" w:rsidRDefault="00D97D25" w:rsidP="00D97D25">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D97D25" w:rsidTr="0033163E">
        <w:trPr>
          <w:trHeight w:val="441"/>
        </w:trPr>
        <w:tc>
          <w:tcPr>
            <w:tcW w:w="2792" w:type="dxa"/>
          </w:tcPr>
          <w:p w:rsidR="00D97D25" w:rsidRDefault="00D97D25" w:rsidP="0033163E">
            <w:pPr>
              <w:pStyle w:val="TableParagraph"/>
              <w:ind w:right="98"/>
              <w:jc w:val="right"/>
              <w:rPr>
                <w:sz w:val="28"/>
              </w:rPr>
            </w:pPr>
            <w:r>
              <w:rPr>
                <w:sz w:val="28"/>
              </w:rPr>
              <w:t>Use case ID:</w:t>
            </w:r>
          </w:p>
        </w:tc>
        <w:tc>
          <w:tcPr>
            <w:tcW w:w="6678" w:type="dxa"/>
          </w:tcPr>
          <w:p w:rsidR="00D97D25" w:rsidRPr="000C2C85" w:rsidRDefault="000C2C85" w:rsidP="0033163E">
            <w:pPr>
              <w:pStyle w:val="TableParagraph"/>
              <w:ind w:left="105"/>
              <w:rPr>
                <w:sz w:val="28"/>
                <w:lang w:val="vi-VN"/>
              </w:rPr>
            </w:pPr>
            <w:r>
              <w:rPr>
                <w:sz w:val="28"/>
                <w:lang w:val="vi-VN"/>
              </w:rPr>
              <w:t>UC20</w:t>
            </w:r>
          </w:p>
        </w:tc>
      </w:tr>
      <w:tr w:rsidR="00D97D25" w:rsidTr="0033163E">
        <w:trPr>
          <w:trHeight w:val="443"/>
        </w:trPr>
        <w:tc>
          <w:tcPr>
            <w:tcW w:w="2792" w:type="dxa"/>
          </w:tcPr>
          <w:p w:rsidR="00D97D25" w:rsidRDefault="00D97D25" w:rsidP="0033163E">
            <w:pPr>
              <w:pStyle w:val="TableParagraph"/>
              <w:spacing w:before="115"/>
              <w:ind w:right="103"/>
              <w:jc w:val="right"/>
              <w:rPr>
                <w:sz w:val="28"/>
              </w:rPr>
            </w:pPr>
            <w:r>
              <w:rPr>
                <w:sz w:val="28"/>
              </w:rPr>
              <w:t>Use case Name:</w:t>
            </w:r>
          </w:p>
        </w:tc>
        <w:tc>
          <w:tcPr>
            <w:tcW w:w="6678" w:type="dxa"/>
          </w:tcPr>
          <w:p w:rsidR="00D97D25" w:rsidRDefault="00D97D25" w:rsidP="00D97D25">
            <w:pPr>
              <w:pStyle w:val="TableParagraph"/>
              <w:spacing w:before="115"/>
              <w:rPr>
                <w:sz w:val="28"/>
              </w:rPr>
            </w:pPr>
            <w:r>
              <w:rPr>
                <w:sz w:val="28"/>
              </w:rPr>
              <w:t xml:space="preserve"> Quản lý đơn hàng</w:t>
            </w:r>
          </w:p>
        </w:tc>
      </w:tr>
      <w:tr w:rsidR="00D97D25" w:rsidTr="0033163E">
        <w:trPr>
          <w:trHeight w:val="441"/>
        </w:trPr>
        <w:tc>
          <w:tcPr>
            <w:tcW w:w="2792" w:type="dxa"/>
          </w:tcPr>
          <w:p w:rsidR="00D97D25" w:rsidRDefault="00D97D25" w:rsidP="0033163E">
            <w:pPr>
              <w:pStyle w:val="TableParagraph"/>
              <w:ind w:right="98"/>
              <w:jc w:val="right"/>
              <w:rPr>
                <w:sz w:val="28"/>
              </w:rPr>
            </w:pPr>
            <w:r>
              <w:rPr>
                <w:sz w:val="28"/>
              </w:rPr>
              <w:t>Actors:</w:t>
            </w:r>
          </w:p>
        </w:tc>
        <w:tc>
          <w:tcPr>
            <w:tcW w:w="6678" w:type="dxa"/>
          </w:tcPr>
          <w:p w:rsidR="00D97D25" w:rsidRDefault="00D97D25" w:rsidP="00716BC7">
            <w:pPr>
              <w:pStyle w:val="TableParagraph"/>
              <w:ind w:left="105"/>
              <w:rPr>
                <w:sz w:val="28"/>
              </w:rPr>
            </w:pPr>
            <w:r>
              <w:rPr>
                <w:sz w:val="28"/>
              </w:rPr>
              <w:t xml:space="preserve">Quản </w:t>
            </w:r>
            <w:r w:rsidR="00716BC7">
              <w:rPr>
                <w:sz w:val="28"/>
                <w:lang w:val="vi-VN"/>
              </w:rPr>
              <w:t>lý</w:t>
            </w:r>
            <w:r>
              <w:rPr>
                <w:sz w:val="28"/>
              </w:rPr>
              <w:t xml:space="preserve"> bán hàng</w:t>
            </w:r>
          </w:p>
        </w:tc>
      </w:tr>
      <w:tr w:rsidR="00D97D25" w:rsidTr="0033163E">
        <w:trPr>
          <w:trHeight w:val="765"/>
        </w:trPr>
        <w:tc>
          <w:tcPr>
            <w:tcW w:w="2792" w:type="dxa"/>
          </w:tcPr>
          <w:p w:rsidR="00D97D25" w:rsidRDefault="00D97D25" w:rsidP="0033163E">
            <w:pPr>
              <w:pStyle w:val="TableParagraph"/>
              <w:spacing w:line="240" w:lineRule="auto"/>
              <w:ind w:right="98"/>
              <w:jc w:val="right"/>
              <w:rPr>
                <w:sz w:val="28"/>
              </w:rPr>
            </w:pPr>
            <w:r>
              <w:rPr>
                <w:sz w:val="28"/>
              </w:rPr>
              <w:t>Desctiption:</w:t>
            </w:r>
          </w:p>
        </w:tc>
        <w:tc>
          <w:tcPr>
            <w:tcW w:w="6678" w:type="dxa"/>
          </w:tcPr>
          <w:p w:rsidR="00D97D25" w:rsidRDefault="00D97D25" w:rsidP="00D97D25">
            <w:pPr>
              <w:pStyle w:val="TableParagraph"/>
              <w:spacing w:before="116" w:line="322" w:lineRule="exact"/>
              <w:ind w:right="510"/>
              <w:rPr>
                <w:i/>
                <w:sz w:val="28"/>
              </w:rPr>
            </w:pPr>
            <w:r>
              <w:rPr>
                <w:sz w:val="28"/>
              </w:rPr>
              <w:t xml:space="preserve"> Use case này cho phép tác nhân cập nhật trạng thái đơn hàng</w:t>
            </w:r>
          </w:p>
        </w:tc>
      </w:tr>
      <w:tr w:rsidR="00D97D25" w:rsidTr="0033163E">
        <w:trPr>
          <w:trHeight w:val="441"/>
        </w:trPr>
        <w:tc>
          <w:tcPr>
            <w:tcW w:w="2792" w:type="dxa"/>
          </w:tcPr>
          <w:p w:rsidR="00D97D25" w:rsidRDefault="00D97D25" w:rsidP="0033163E">
            <w:pPr>
              <w:pStyle w:val="TableParagraph"/>
              <w:ind w:right="99"/>
              <w:jc w:val="right"/>
              <w:rPr>
                <w:sz w:val="28"/>
              </w:rPr>
            </w:pPr>
            <w:r>
              <w:rPr>
                <w:sz w:val="28"/>
              </w:rPr>
              <w:t>Trigger:</w:t>
            </w:r>
          </w:p>
        </w:tc>
        <w:tc>
          <w:tcPr>
            <w:tcW w:w="6678" w:type="dxa"/>
          </w:tcPr>
          <w:p w:rsidR="00D97D25" w:rsidRDefault="00D97D25" w:rsidP="00D97D25">
            <w:pPr>
              <w:pStyle w:val="TableParagraph"/>
              <w:ind w:left="105"/>
              <w:rPr>
                <w:sz w:val="28"/>
              </w:rPr>
            </w:pPr>
            <w:r>
              <w:rPr>
                <w:sz w:val="28"/>
              </w:rPr>
              <w:t>Vào trang quản trị và chọn chức năng quản lý đơn hàng</w:t>
            </w:r>
          </w:p>
        </w:tc>
      </w:tr>
      <w:tr w:rsidR="00D97D25" w:rsidTr="0033163E">
        <w:trPr>
          <w:trHeight w:val="441"/>
        </w:trPr>
        <w:tc>
          <w:tcPr>
            <w:tcW w:w="2792" w:type="dxa"/>
          </w:tcPr>
          <w:p w:rsidR="00D97D25" w:rsidRDefault="00D97D25" w:rsidP="0033163E">
            <w:pPr>
              <w:pStyle w:val="TableParagraph"/>
              <w:spacing w:before="113"/>
              <w:ind w:right="98"/>
              <w:jc w:val="right"/>
              <w:rPr>
                <w:sz w:val="28"/>
              </w:rPr>
            </w:pPr>
            <w:r>
              <w:rPr>
                <w:sz w:val="28"/>
              </w:rPr>
              <w:lastRenderedPageBreak/>
              <w:t>Preconditions:</w:t>
            </w:r>
          </w:p>
        </w:tc>
        <w:tc>
          <w:tcPr>
            <w:tcW w:w="6678" w:type="dxa"/>
          </w:tcPr>
          <w:p w:rsidR="00D97D25" w:rsidRDefault="00D97D25" w:rsidP="00D97D25">
            <w:pPr>
              <w:pStyle w:val="TableParagraph"/>
              <w:spacing w:before="113"/>
              <w:ind w:left="105"/>
              <w:rPr>
                <w:sz w:val="28"/>
              </w:rPr>
            </w:pPr>
            <w:r>
              <w:rPr>
                <w:sz w:val="28"/>
              </w:rPr>
              <w:t>Tác nhân phải có quyền vào trang quản lý đơn hàng</w:t>
            </w:r>
          </w:p>
        </w:tc>
      </w:tr>
      <w:tr w:rsidR="00D97D25" w:rsidTr="0033163E">
        <w:trPr>
          <w:trHeight w:val="770"/>
        </w:trPr>
        <w:tc>
          <w:tcPr>
            <w:tcW w:w="2792" w:type="dxa"/>
          </w:tcPr>
          <w:p w:rsidR="00D97D25" w:rsidRDefault="00D97D25" w:rsidP="0033163E">
            <w:pPr>
              <w:pStyle w:val="TableParagraph"/>
              <w:spacing w:line="240" w:lineRule="auto"/>
              <w:ind w:right="99"/>
              <w:jc w:val="right"/>
              <w:rPr>
                <w:sz w:val="28"/>
              </w:rPr>
            </w:pPr>
            <w:r>
              <w:rPr>
                <w:sz w:val="28"/>
              </w:rPr>
              <w:t>Postconditions:</w:t>
            </w:r>
          </w:p>
        </w:tc>
        <w:tc>
          <w:tcPr>
            <w:tcW w:w="6678" w:type="dxa"/>
          </w:tcPr>
          <w:p w:rsidR="00D97D25" w:rsidRPr="008D282B" w:rsidRDefault="00D97D25" w:rsidP="00D97D25">
            <w:pPr>
              <w:pStyle w:val="TableParagraph"/>
              <w:tabs>
                <w:tab w:val="left" w:pos="825"/>
              </w:tabs>
              <w:spacing w:before="120" w:line="324" w:lineRule="exact"/>
              <w:ind w:right="195"/>
              <w:rPr>
                <w:sz w:val="28"/>
              </w:rPr>
            </w:pPr>
            <w:r>
              <w:rPr>
                <w:sz w:val="28"/>
              </w:rPr>
              <w:t xml:space="preserve">  Đơn hàng được cập nhật (Đã nhận, Đã giao, Đang giao, Đã hủy, …)</w:t>
            </w:r>
          </w:p>
        </w:tc>
      </w:tr>
      <w:tr w:rsidR="00D97D25" w:rsidTr="0033163E">
        <w:trPr>
          <w:trHeight w:val="2373"/>
        </w:trPr>
        <w:tc>
          <w:tcPr>
            <w:tcW w:w="2792" w:type="dxa"/>
          </w:tcPr>
          <w:p w:rsidR="00D97D25" w:rsidRDefault="00D97D25" w:rsidP="0033163E">
            <w:pPr>
              <w:pStyle w:val="TableParagraph"/>
              <w:spacing w:line="240" w:lineRule="auto"/>
              <w:ind w:right="99"/>
              <w:jc w:val="right"/>
              <w:rPr>
                <w:sz w:val="28"/>
              </w:rPr>
            </w:pPr>
            <w:r>
              <w:rPr>
                <w:sz w:val="28"/>
              </w:rPr>
              <w:t>Normal flow:</w:t>
            </w:r>
          </w:p>
        </w:tc>
        <w:tc>
          <w:tcPr>
            <w:tcW w:w="6678" w:type="dxa"/>
          </w:tcPr>
          <w:p w:rsidR="00D97D25" w:rsidRDefault="00D97D25" w:rsidP="00DA5E24">
            <w:pPr>
              <w:pStyle w:val="TableParagraph"/>
              <w:numPr>
                <w:ilvl w:val="0"/>
                <w:numId w:val="27"/>
              </w:numPr>
              <w:tabs>
                <w:tab w:val="left" w:pos="826"/>
              </w:tabs>
              <w:spacing w:before="3" w:line="240" w:lineRule="auto"/>
              <w:ind w:right="700"/>
              <w:rPr>
                <w:sz w:val="28"/>
              </w:rPr>
            </w:pPr>
            <w:r>
              <w:rPr>
                <w:sz w:val="28"/>
              </w:rPr>
              <w:t>Đơn hàng mới được gửi lên hệ thống</w:t>
            </w:r>
          </w:p>
          <w:p w:rsidR="00D97D25" w:rsidRDefault="00D97D25" w:rsidP="00DA5E24">
            <w:pPr>
              <w:pStyle w:val="TableParagraph"/>
              <w:numPr>
                <w:ilvl w:val="0"/>
                <w:numId w:val="27"/>
              </w:numPr>
              <w:tabs>
                <w:tab w:val="left" w:pos="826"/>
              </w:tabs>
              <w:spacing w:before="3" w:line="240" w:lineRule="auto"/>
              <w:ind w:right="700"/>
              <w:rPr>
                <w:sz w:val="28"/>
              </w:rPr>
            </w:pPr>
            <w:r>
              <w:rPr>
                <w:sz w:val="28"/>
              </w:rPr>
              <w:t>Đơn hàng chuyển sang trạng thái ‘Đã nhận’</w:t>
            </w:r>
          </w:p>
          <w:p w:rsidR="00D97D25" w:rsidRDefault="00D97D25" w:rsidP="00DA5E24">
            <w:pPr>
              <w:pStyle w:val="TableParagraph"/>
              <w:numPr>
                <w:ilvl w:val="0"/>
                <w:numId w:val="27"/>
              </w:numPr>
              <w:tabs>
                <w:tab w:val="left" w:pos="826"/>
              </w:tabs>
              <w:spacing w:before="3" w:line="240" w:lineRule="auto"/>
              <w:ind w:right="700"/>
              <w:rPr>
                <w:sz w:val="28"/>
              </w:rPr>
            </w:pPr>
            <w:r>
              <w:rPr>
                <w:sz w:val="28"/>
              </w:rPr>
              <w:t>Tác nhân vào trang quản lý đơn hàng nhận được đơn hàng</w:t>
            </w:r>
          </w:p>
          <w:p w:rsidR="00D97D25" w:rsidRDefault="00D97D25" w:rsidP="00DA5E24">
            <w:pPr>
              <w:pStyle w:val="TableParagraph"/>
              <w:numPr>
                <w:ilvl w:val="0"/>
                <w:numId w:val="27"/>
              </w:numPr>
              <w:tabs>
                <w:tab w:val="left" w:pos="826"/>
              </w:tabs>
              <w:spacing w:before="3" w:line="240" w:lineRule="auto"/>
              <w:ind w:right="700"/>
              <w:rPr>
                <w:sz w:val="28"/>
              </w:rPr>
            </w:pPr>
            <w:r>
              <w:rPr>
                <w:sz w:val="28"/>
              </w:rPr>
              <w:t xml:space="preserve">Nếu thông tin người mua trên đơn hàng không </w:t>
            </w:r>
            <w:proofErr w:type="gramStart"/>
            <w:r>
              <w:rPr>
                <w:sz w:val="28"/>
              </w:rPr>
              <w:t>vi</w:t>
            </w:r>
            <w:proofErr w:type="gramEnd"/>
            <w:r>
              <w:rPr>
                <w:sz w:val="28"/>
              </w:rPr>
              <w:t xml:space="preserve"> phạm, đơn hàng sẽ được chuyển qua cho Quản lý cửa hàng.</w:t>
            </w:r>
          </w:p>
          <w:p w:rsidR="00D97D25" w:rsidRDefault="00D97D25" w:rsidP="00DA5E24">
            <w:pPr>
              <w:pStyle w:val="TableParagraph"/>
              <w:numPr>
                <w:ilvl w:val="0"/>
                <w:numId w:val="27"/>
              </w:numPr>
              <w:tabs>
                <w:tab w:val="left" w:pos="826"/>
              </w:tabs>
              <w:spacing w:before="3" w:line="240" w:lineRule="auto"/>
              <w:ind w:right="700"/>
              <w:rPr>
                <w:sz w:val="28"/>
              </w:rPr>
            </w:pPr>
            <w:r>
              <w:rPr>
                <w:sz w:val="28"/>
              </w:rPr>
              <w:t xml:space="preserve">Cửa hàng sẽ chịu trách nhiệm giao hàng trong thời gian quy định (vd: </w:t>
            </w:r>
            <w:r w:rsidR="000B328C">
              <w:rPr>
                <w:sz w:val="28"/>
              </w:rPr>
              <w:t xml:space="preserve">trong vòng 3 ngày nếu người mua trong nội </w:t>
            </w:r>
            <w:proofErr w:type="gramStart"/>
            <w:r w:rsidR="000B328C">
              <w:rPr>
                <w:sz w:val="28"/>
              </w:rPr>
              <w:t>Thành, …)</w:t>
            </w:r>
            <w:proofErr w:type="gramEnd"/>
            <w:r w:rsidR="000B328C">
              <w:rPr>
                <w:sz w:val="28"/>
              </w:rPr>
              <w:t xml:space="preserve"> và phản hồi đơn hàng có giao Thành công hay không.</w:t>
            </w:r>
          </w:p>
          <w:p w:rsidR="000B328C" w:rsidRPr="00D97D25" w:rsidRDefault="000B328C" w:rsidP="00DA5E24">
            <w:pPr>
              <w:pStyle w:val="TableParagraph"/>
              <w:numPr>
                <w:ilvl w:val="0"/>
                <w:numId w:val="27"/>
              </w:numPr>
              <w:tabs>
                <w:tab w:val="left" w:pos="826"/>
              </w:tabs>
              <w:spacing w:before="3" w:line="240" w:lineRule="auto"/>
              <w:ind w:right="700"/>
              <w:rPr>
                <w:sz w:val="28"/>
              </w:rPr>
            </w:pPr>
            <w:r>
              <w:rPr>
                <w:sz w:val="28"/>
              </w:rPr>
              <w:t>Tác nhân sau khi nhận phản hồi của cửa hàng sẽ cập nhật trạng thái đơn hàng (đã giao hay hủy)</w:t>
            </w:r>
          </w:p>
        </w:tc>
      </w:tr>
      <w:tr w:rsidR="00D97D25" w:rsidTr="0033163E">
        <w:trPr>
          <w:trHeight w:val="441"/>
        </w:trPr>
        <w:tc>
          <w:tcPr>
            <w:tcW w:w="2792" w:type="dxa"/>
          </w:tcPr>
          <w:p w:rsidR="00D97D25" w:rsidRDefault="00D97D25" w:rsidP="0033163E">
            <w:pPr>
              <w:pStyle w:val="TableParagraph"/>
              <w:ind w:right="100"/>
              <w:jc w:val="right"/>
              <w:rPr>
                <w:sz w:val="28"/>
              </w:rPr>
            </w:pPr>
            <w:r>
              <w:rPr>
                <w:sz w:val="28"/>
              </w:rPr>
              <w:t>Alternative flow:</w:t>
            </w:r>
          </w:p>
        </w:tc>
        <w:tc>
          <w:tcPr>
            <w:tcW w:w="6678" w:type="dxa"/>
          </w:tcPr>
          <w:p w:rsidR="00D97D25" w:rsidRDefault="00D97D25" w:rsidP="0033163E">
            <w:pPr>
              <w:pStyle w:val="TableParagraph"/>
              <w:ind w:left="105"/>
              <w:rPr>
                <w:sz w:val="28"/>
              </w:rPr>
            </w:pPr>
            <w:r>
              <w:rPr>
                <w:sz w:val="28"/>
              </w:rPr>
              <w:t>Không có</w:t>
            </w:r>
          </w:p>
        </w:tc>
      </w:tr>
      <w:tr w:rsidR="00D97D25" w:rsidTr="0033163E">
        <w:trPr>
          <w:trHeight w:val="443"/>
        </w:trPr>
        <w:tc>
          <w:tcPr>
            <w:tcW w:w="2792" w:type="dxa"/>
          </w:tcPr>
          <w:p w:rsidR="00D97D25" w:rsidRDefault="00D97D25" w:rsidP="0033163E">
            <w:pPr>
              <w:pStyle w:val="TableParagraph"/>
              <w:spacing w:before="115"/>
              <w:ind w:right="98"/>
              <w:jc w:val="right"/>
              <w:rPr>
                <w:sz w:val="28"/>
              </w:rPr>
            </w:pPr>
            <w:r>
              <w:rPr>
                <w:sz w:val="28"/>
              </w:rPr>
              <w:t>Exceptions:</w:t>
            </w:r>
          </w:p>
        </w:tc>
        <w:tc>
          <w:tcPr>
            <w:tcW w:w="6678" w:type="dxa"/>
          </w:tcPr>
          <w:p w:rsidR="00D97D25" w:rsidRPr="002C6A57" w:rsidRDefault="002C6A57" w:rsidP="0033163E">
            <w:pPr>
              <w:pStyle w:val="TableParagraph"/>
              <w:spacing w:before="115"/>
              <w:ind w:left="105"/>
              <w:rPr>
                <w:sz w:val="28"/>
                <w:lang w:val="vi-VN"/>
              </w:rPr>
            </w:pPr>
            <w:r>
              <w:rPr>
                <w:sz w:val="28"/>
                <w:lang w:val="vi-VN"/>
              </w:rPr>
              <w:t>Không có</w:t>
            </w:r>
          </w:p>
        </w:tc>
      </w:tr>
      <w:tr w:rsidR="00D97D25" w:rsidTr="0033163E">
        <w:trPr>
          <w:trHeight w:val="441"/>
        </w:trPr>
        <w:tc>
          <w:tcPr>
            <w:tcW w:w="2792" w:type="dxa"/>
          </w:tcPr>
          <w:p w:rsidR="00D97D25" w:rsidRDefault="00D97D25" w:rsidP="0033163E">
            <w:pPr>
              <w:pStyle w:val="TableParagraph"/>
              <w:ind w:right="99"/>
              <w:jc w:val="right"/>
              <w:rPr>
                <w:sz w:val="28"/>
              </w:rPr>
            </w:pPr>
            <w:r>
              <w:rPr>
                <w:sz w:val="28"/>
              </w:rPr>
              <w:t>Includes:</w:t>
            </w:r>
          </w:p>
        </w:tc>
        <w:tc>
          <w:tcPr>
            <w:tcW w:w="6678" w:type="dxa"/>
          </w:tcPr>
          <w:p w:rsidR="00D97D25" w:rsidRDefault="00D97D25" w:rsidP="0033163E">
            <w:pPr>
              <w:pStyle w:val="TableParagraph"/>
              <w:ind w:left="105"/>
              <w:rPr>
                <w:sz w:val="28"/>
              </w:rPr>
            </w:pPr>
            <w:r>
              <w:rPr>
                <w:sz w:val="28"/>
              </w:rPr>
              <w:t>Không có</w:t>
            </w:r>
          </w:p>
        </w:tc>
      </w:tr>
      <w:tr w:rsidR="00D97D25" w:rsidTr="0033163E">
        <w:trPr>
          <w:trHeight w:val="441"/>
        </w:trPr>
        <w:tc>
          <w:tcPr>
            <w:tcW w:w="2792" w:type="dxa"/>
          </w:tcPr>
          <w:p w:rsidR="00D97D25" w:rsidRDefault="00D97D25" w:rsidP="0033163E">
            <w:pPr>
              <w:pStyle w:val="TableParagraph"/>
              <w:ind w:right="101"/>
              <w:jc w:val="right"/>
              <w:rPr>
                <w:sz w:val="28"/>
              </w:rPr>
            </w:pPr>
            <w:r>
              <w:rPr>
                <w:sz w:val="28"/>
              </w:rPr>
              <w:t>Priority:</w:t>
            </w:r>
          </w:p>
        </w:tc>
        <w:tc>
          <w:tcPr>
            <w:tcW w:w="6678" w:type="dxa"/>
          </w:tcPr>
          <w:p w:rsidR="00D97D25" w:rsidRPr="002C6A57" w:rsidRDefault="002C6A57" w:rsidP="0033163E">
            <w:pPr>
              <w:pStyle w:val="TableParagraph"/>
              <w:ind w:left="105"/>
              <w:rPr>
                <w:sz w:val="28"/>
                <w:lang w:val="vi-VN"/>
              </w:rPr>
            </w:pPr>
            <w:r>
              <w:rPr>
                <w:sz w:val="28"/>
                <w:lang w:val="vi-VN"/>
              </w:rPr>
              <w:t>3</w:t>
            </w:r>
          </w:p>
        </w:tc>
      </w:tr>
      <w:tr w:rsidR="00D97D25" w:rsidTr="0033163E">
        <w:trPr>
          <w:trHeight w:val="443"/>
        </w:trPr>
        <w:tc>
          <w:tcPr>
            <w:tcW w:w="2792" w:type="dxa"/>
          </w:tcPr>
          <w:p w:rsidR="00D97D25" w:rsidRDefault="00D97D25" w:rsidP="0033163E">
            <w:pPr>
              <w:pStyle w:val="TableParagraph"/>
              <w:spacing w:before="115"/>
              <w:ind w:right="98"/>
              <w:jc w:val="right"/>
              <w:rPr>
                <w:sz w:val="28"/>
              </w:rPr>
            </w:pPr>
            <w:r>
              <w:rPr>
                <w:sz w:val="28"/>
              </w:rPr>
              <w:t>Frequency of use</w:t>
            </w:r>
          </w:p>
        </w:tc>
        <w:tc>
          <w:tcPr>
            <w:tcW w:w="6678" w:type="dxa"/>
          </w:tcPr>
          <w:p w:rsidR="00D97D25" w:rsidRDefault="000061A0" w:rsidP="0033163E">
            <w:pPr>
              <w:pStyle w:val="TableParagraph"/>
              <w:spacing w:before="115"/>
              <w:ind w:left="105"/>
              <w:rPr>
                <w:sz w:val="28"/>
              </w:rPr>
            </w:pPr>
            <w:r>
              <w:rPr>
                <w:sz w:val="28"/>
              </w:rPr>
              <w:t xml:space="preserve"> Rất t</w:t>
            </w:r>
            <w:r w:rsidR="00D97D25">
              <w:rPr>
                <w:sz w:val="28"/>
              </w:rPr>
              <w:t>hường xuyên</w:t>
            </w:r>
          </w:p>
        </w:tc>
      </w:tr>
      <w:tr w:rsidR="00D97D25" w:rsidTr="0033163E">
        <w:trPr>
          <w:trHeight w:val="441"/>
        </w:trPr>
        <w:tc>
          <w:tcPr>
            <w:tcW w:w="2792" w:type="dxa"/>
          </w:tcPr>
          <w:p w:rsidR="00D97D25" w:rsidRDefault="00D97D25" w:rsidP="0033163E">
            <w:pPr>
              <w:pStyle w:val="TableParagraph"/>
              <w:ind w:right="99"/>
              <w:jc w:val="right"/>
              <w:rPr>
                <w:sz w:val="28"/>
              </w:rPr>
            </w:pPr>
            <w:r>
              <w:rPr>
                <w:sz w:val="28"/>
              </w:rPr>
              <w:t>Business Rules:</w:t>
            </w:r>
          </w:p>
        </w:tc>
        <w:tc>
          <w:tcPr>
            <w:tcW w:w="6678" w:type="dxa"/>
          </w:tcPr>
          <w:p w:rsidR="00D97D25" w:rsidRDefault="00D97D25" w:rsidP="0033163E">
            <w:pPr>
              <w:pStyle w:val="TableParagraph"/>
              <w:ind w:left="105"/>
              <w:rPr>
                <w:sz w:val="28"/>
              </w:rPr>
            </w:pPr>
            <w:r>
              <w:rPr>
                <w:sz w:val="28"/>
              </w:rPr>
              <w:t>Không có</w:t>
            </w:r>
          </w:p>
        </w:tc>
      </w:tr>
      <w:tr w:rsidR="00D97D25" w:rsidTr="0033163E">
        <w:trPr>
          <w:trHeight w:val="441"/>
        </w:trPr>
        <w:tc>
          <w:tcPr>
            <w:tcW w:w="2792" w:type="dxa"/>
          </w:tcPr>
          <w:p w:rsidR="00D97D25" w:rsidRDefault="00D97D25" w:rsidP="0033163E">
            <w:pPr>
              <w:pStyle w:val="TableParagraph"/>
              <w:ind w:right="100"/>
              <w:jc w:val="right"/>
              <w:rPr>
                <w:sz w:val="28"/>
              </w:rPr>
            </w:pPr>
            <w:r>
              <w:rPr>
                <w:sz w:val="28"/>
              </w:rPr>
              <w:t>Special Requirements:</w:t>
            </w:r>
          </w:p>
        </w:tc>
        <w:tc>
          <w:tcPr>
            <w:tcW w:w="6678" w:type="dxa"/>
          </w:tcPr>
          <w:p w:rsidR="00D97D25" w:rsidRDefault="00D97D25" w:rsidP="0033163E">
            <w:pPr>
              <w:pStyle w:val="TableParagraph"/>
              <w:ind w:left="105"/>
              <w:rPr>
                <w:sz w:val="28"/>
              </w:rPr>
            </w:pPr>
            <w:r>
              <w:rPr>
                <w:sz w:val="28"/>
              </w:rPr>
              <w:t>Không có</w:t>
            </w:r>
          </w:p>
        </w:tc>
      </w:tr>
      <w:tr w:rsidR="00D97D25" w:rsidTr="0033163E">
        <w:trPr>
          <w:trHeight w:val="444"/>
        </w:trPr>
        <w:tc>
          <w:tcPr>
            <w:tcW w:w="2792" w:type="dxa"/>
          </w:tcPr>
          <w:p w:rsidR="00D97D25" w:rsidRDefault="00D97D25" w:rsidP="0033163E">
            <w:pPr>
              <w:pStyle w:val="TableParagraph"/>
              <w:spacing w:before="115"/>
              <w:ind w:right="99"/>
              <w:jc w:val="right"/>
              <w:rPr>
                <w:sz w:val="28"/>
              </w:rPr>
            </w:pPr>
            <w:r>
              <w:rPr>
                <w:sz w:val="28"/>
              </w:rPr>
              <w:t>Assumptions:</w:t>
            </w:r>
          </w:p>
        </w:tc>
        <w:tc>
          <w:tcPr>
            <w:tcW w:w="6678" w:type="dxa"/>
          </w:tcPr>
          <w:p w:rsidR="00D97D25" w:rsidRDefault="00D97D25" w:rsidP="0033163E">
            <w:pPr>
              <w:pStyle w:val="TableParagraph"/>
              <w:spacing w:before="115"/>
              <w:ind w:left="105"/>
              <w:rPr>
                <w:sz w:val="28"/>
              </w:rPr>
            </w:pPr>
            <w:r>
              <w:rPr>
                <w:sz w:val="28"/>
              </w:rPr>
              <w:t>Không có</w:t>
            </w:r>
          </w:p>
        </w:tc>
      </w:tr>
      <w:tr w:rsidR="00D97D25" w:rsidTr="0033163E">
        <w:trPr>
          <w:trHeight w:val="441"/>
        </w:trPr>
        <w:tc>
          <w:tcPr>
            <w:tcW w:w="2792" w:type="dxa"/>
          </w:tcPr>
          <w:p w:rsidR="00D97D25" w:rsidRDefault="00D97D25" w:rsidP="0033163E">
            <w:pPr>
              <w:pStyle w:val="TableParagraph"/>
              <w:ind w:right="100"/>
              <w:jc w:val="right"/>
              <w:rPr>
                <w:sz w:val="28"/>
              </w:rPr>
            </w:pPr>
            <w:r>
              <w:rPr>
                <w:sz w:val="28"/>
              </w:rPr>
              <w:t>Notes and Issues:</w:t>
            </w:r>
          </w:p>
        </w:tc>
        <w:tc>
          <w:tcPr>
            <w:tcW w:w="6678" w:type="dxa"/>
          </w:tcPr>
          <w:p w:rsidR="00D97D25" w:rsidRDefault="00D97D25" w:rsidP="0033163E">
            <w:pPr>
              <w:pStyle w:val="TableParagraph"/>
              <w:ind w:left="105"/>
              <w:rPr>
                <w:sz w:val="28"/>
              </w:rPr>
            </w:pPr>
            <w:r>
              <w:rPr>
                <w:sz w:val="28"/>
              </w:rPr>
              <w:t>Không có</w:t>
            </w:r>
          </w:p>
        </w:tc>
      </w:tr>
    </w:tbl>
    <w:p w:rsidR="00615640" w:rsidRPr="00331928" w:rsidRDefault="00615640" w:rsidP="00615640">
      <w:pPr>
        <w:pStyle w:val="Heading3"/>
        <w:spacing w:before="246"/>
        <w:ind w:left="0"/>
        <w:rPr>
          <w:lang w:val="vi-VN"/>
        </w:rPr>
      </w:pPr>
      <w:r w:rsidRPr="00B74BBF">
        <w:rPr>
          <w:lang w:val="vi-VN"/>
        </w:rPr>
        <w:t>Use case phân rã mức hai chức năng q</w:t>
      </w:r>
      <w:r>
        <w:rPr>
          <w:lang w:val="vi-VN"/>
        </w:rPr>
        <w:t>uản lý</w:t>
      </w:r>
      <w:r w:rsidRPr="00B74BBF">
        <w:rPr>
          <w:lang w:val="vi-VN"/>
        </w:rPr>
        <w:t xml:space="preserve"> </w:t>
      </w:r>
      <w:r>
        <w:rPr>
          <w:lang w:val="vi-VN"/>
        </w:rPr>
        <w:t>sự kiện</w:t>
      </w:r>
    </w:p>
    <w:p w:rsidR="00615640" w:rsidRPr="00B74BBF" w:rsidRDefault="00615640" w:rsidP="00615640">
      <w:pPr>
        <w:pStyle w:val="ListParagraph"/>
        <w:tabs>
          <w:tab w:val="left" w:pos="1002"/>
        </w:tabs>
        <w:spacing w:before="65"/>
        <w:ind w:firstLine="0"/>
        <w:rPr>
          <w:sz w:val="28"/>
          <w:lang w:val="vi-VN"/>
        </w:rPr>
      </w:pPr>
      <w:r>
        <w:rPr>
          <w:noProof/>
          <w:sz w:val="28"/>
          <w:lang w:val="en-US" w:eastAsia="en-US" w:bidi="ar-SA"/>
        </w:rPr>
        <w:lastRenderedPageBreak/>
        <w:drawing>
          <wp:inline distT="0" distB="0" distL="0" distR="0">
            <wp:extent cx="5153025" cy="3435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an_ra_quan_ly_su_kien.png"/>
                    <pic:cNvPicPr/>
                  </pic:nvPicPr>
                  <pic:blipFill>
                    <a:blip r:embed="rId18">
                      <a:extLst>
                        <a:ext uri="{28A0092B-C50C-407E-A947-70E740481C1C}">
                          <a14:useLocalDpi xmlns:a14="http://schemas.microsoft.com/office/drawing/2010/main" val="0"/>
                        </a:ext>
                      </a:extLst>
                    </a:blip>
                    <a:stretch>
                      <a:fillRect/>
                    </a:stretch>
                  </pic:blipFill>
                  <pic:spPr>
                    <a:xfrm>
                      <a:off x="0" y="0"/>
                      <a:ext cx="5169077" cy="3446051"/>
                    </a:xfrm>
                    <a:prstGeom prst="rect">
                      <a:avLst/>
                    </a:prstGeom>
                  </pic:spPr>
                </pic:pic>
              </a:graphicData>
            </a:graphic>
          </wp:inline>
        </w:drawing>
      </w:r>
    </w:p>
    <w:p w:rsidR="00615640" w:rsidRDefault="00615640" w:rsidP="00615640">
      <w:pPr>
        <w:spacing w:before="163"/>
        <w:ind w:left="1440" w:firstLine="720"/>
        <w:rPr>
          <w:ins w:id="203" w:author="Quang Nhat Nguyen" w:date="2017-10-05T09:24:00Z"/>
          <w:sz w:val="24"/>
          <w:lang w:val="en-US"/>
        </w:rPr>
      </w:pPr>
      <w:r w:rsidRPr="00B74BBF">
        <w:rPr>
          <w:b/>
          <w:sz w:val="24"/>
          <w:lang w:val="vi-VN"/>
        </w:rPr>
        <w:t xml:space="preserve">Hình 2.2 </w:t>
      </w:r>
      <w:r w:rsidRPr="00B74BBF">
        <w:rPr>
          <w:sz w:val="24"/>
          <w:lang w:val="vi-VN"/>
        </w:rPr>
        <w:t xml:space="preserve">Sơ đồ use case </w:t>
      </w:r>
      <w:r>
        <w:rPr>
          <w:sz w:val="24"/>
          <w:lang w:val="vi-VN"/>
        </w:rPr>
        <w:t>quản lý sự kiện</w:t>
      </w:r>
    </w:p>
    <w:p w:rsidR="00646C1C" w:rsidRPr="00646C1C" w:rsidRDefault="00646C1C" w:rsidP="00646C1C">
      <w:pPr>
        <w:spacing w:before="163"/>
        <w:rPr>
          <w:sz w:val="24"/>
          <w:lang w:val="en-US"/>
          <w:rPrChange w:id="204" w:author="Quang Nhat Nguyen" w:date="2017-10-05T09:24:00Z">
            <w:rPr>
              <w:sz w:val="24"/>
              <w:lang w:val="vi-VN"/>
            </w:rPr>
          </w:rPrChange>
        </w:rPr>
        <w:pPrChange w:id="205" w:author="Quang Nhat Nguyen" w:date="2017-10-05T09:24:00Z">
          <w:pPr>
            <w:spacing w:before="163"/>
            <w:ind w:left="1440" w:firstLine="720"/>
          </w:pPr>
        </w:pPrChange>
      </w:pPr>
      <w:ins w:id="206" w:author="Quang Nhat Nguyen" w:date="2017-10-05T09:24:00Z">
        <w:r>
          <w:rPr>
            <w:b/>
            <w:sz w:val="24"/>
            <w:lang w:val="en-US"/>
          </w:rPr>
          <w:t>Update tương tự như các comments ở trang 34!</w:t>
        </w:r>
      </w:ins>
    </w:p>
    <w:p w:rsidR="00D97D25" w:rsidRPr="00615640" w:rsidRDefault="00D97D25" w:rsidP="00C55D80">
      <w:pPr>
        <w:tabs>
          <w:tab w:val="left" w:pos="1002"/>
        </w:tabs>
        <w:spacing w:before="65"/>
        <w:ind w:right="5922"/>
        <w:rPr>
          <w:sz w:val="28"/>
          <w:lang w:val="vi-VN"/>
        </w:rPr>
      </w:pPr>
    </w:p>
    <w:p w:rsidR="000B328C" w:rsidRDefault="000B328C" w:rsidP="00DA5E24">
      <w:pPr>
        <w:pStyle w:val="ListParagraph"/>
        <w:numPr>
          <w:ilvl w:val="1"/>
          <w:numId w:val="14"/>
        </w:numPr>
        <w:tabs>
          <w:tab w:val="left" w:pos="1002"/>
        </w:tabs>
        <w:spacing w:before="65"/>
        <w:rPr>
          <w:sz w:val="28"/>
        </w:rPr>
      </w:pPr>
      <w:r>
        <w:rPr>
          <w:sz w:val="28"/>
        </w:rPr>
        <w:t>Đặc tả use case Quản lý sự kiện</w:t>
      </w:r>
    </w:p>
    <w:p w:rsidR="000B328C" w:rsidRDefault="00150CF4" w:rsidP="000B328C">
      <w:pPr>
        <w:spacing w:before="124"/>
        <w:ind w:left="282"/>
        <w:rPr>
          <w:sz w:val="24"/>
        </w:rPr>
      </w:pPr>
      <w:r>
        <w:rPr>
          <w:b/>
          <w:sz w:val="24"/>
        </w:rPr>
        <w:t>Bảng 2.</w:t>
      </w:r>
      <w:r>
        <w:rPr>
          <w:b/>
          <w:sz w:val="24"/>
          <w:lang w:val="vi-VN"/>
        </w:rPr>
        <w:t>21</w:t>
      </w:r>
      <w:r w:rsidR="000B328C">
        <w:rPr>
          <w:b/>
          <w:sz w:val="24"/>
        </w:rPr>
        <w:t xml:space="preserve"> </w:t>
      </w:r>
      <w:r w:rsidR="000B328C">
        <w:rPr>
          <w:sz w:val="24"/>
        </w:rPr>
        <w:t>Đặc tả use case Quản lý sự kiện</w:t>
      </w:r>
    </w:p>
    <w:p w:rsidR="000B328C" w:rsidRDefault="000B328C" w:rsidP="000B328C">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0B328C" w:rsidTr="0033163E">
        <w:trPr>
          <w:trHeight w:val="441"/>
        </w:trPr>
        <w:tc>
          <w:tcPr>
            <w:tcW w:w="2792" w:type="dxa"/>
          </w:tcPr>
          <w:p w:rsidR="000B328C" w:rsidRDefault="000B328C" w:rsidP="0033163E">
            <w:pPr>
              <w:pStyle w:val="TableParagraph"/>
              <w:ind w:right="98"/>
              <w:jc w:val="right"/>
              <w:rPr>
                <w:sz w:val="28"/>
              </w:rPr>
            </w:pPr>
            <w:r>
              <w:rPr>
                <w:sz w:val="28"/>
              </w:rPr>
              <w:t>Use case ID:</w:t>
            </w:r>
          </w:p>
        </w:tc>
        <w:tc>
          <w:tcPr>
            <w:tcW w:w="6678" w:type="dxa"/>
          </w:tcPr>
          <w:p w:rsidR="000B328C" w:rsidRPr="00150CF4" w:rsidRDefault="00150CF4" w:rsidP="0033163E">
            <w:pPr>
              <w:pStyle w:val="TableParagraph"/>
              <w:ind w:left="105"/>
              <w:rPr>
                <w:sz w:val="28"/>
                <w:lang w:val="vi-VN"/>
              </w:rPr>
            </w:pPr>
            <w:r>
              <w:rPr>
                <w:sz w:val="28"/>
                <w:lang w:val="vi-VN"/>
              </w:rPr>
              <w:t>UC21</w:t>
            </w:r>
          </w:p>
        </w:tc>
      </w:tr>
      <w:tr w:rsidR="000B328C" w:rsidTr="0033163E">
        <w:trPr>
          <w:trHeight w:val="443"/>
        </w:trPr>
        <w:tc>
          <w:tcPr>
            <w:tcW w:w="2792" w:type="dxa"/>
          </w:tcPr>
          <w:p w:rsidR="000B328C" w:rsidRDefault="000B328C" w:rsidP="0033163E">
            <w:pPr>
              <w:pStyle w:val="TableParagraph"/>
              <w:spacing w:before="115"/>
              <w:ind w:right="103"/>
              <w:jc w:val="right"/>
              <w:rPr>
                <w:sz w:val="28"/>
              </w:rPr>
            </w:pPr>
            <w:r>
              <w:rPr>
                <w:sz w:val="28"/>
              </w:rPr>
              <w:t>Use case Name:</w:t>
            </w:r>
          </w:p>
        </w:tc>
        <w:tc>
          <w:tcPr>
            <w:tcW w:w="6678" w:type="dxa"/>
          </w:tcPr>
          <w:p w:rsidR="000B328C" w:rsidRDefault="000B328C" w:rsidP="000B328C">
            <w:pPr>
              <w:pStyle w:val="TableParagraph"/>
              <w:spacing w:before="115"/>
              <w:rPr>
                <w:sz w:val="28"/>
              </w:rPr>
            </w:pPr>
            <w:r>
              <w:rPr>
                <w:sz w:val="28"/>
              </w:rPr>
              <w:t xml:space="preserve"> Quản lý sự kiện</w:t>
            </w:r>
          </w:p>
        </w:tc>
      </w:tr>
      <w:tr w:rsidR="000B328C" w:rsidTr="0033163E">
        <w:trPr>
          <w:trHeight w:val="441"/>
        </w:trPr>
        <w:tc>
          <w:tcPr>
            <w:tcW w:w="2792" w:type="dxa"/>
          </w:tcPr>
          <w:p w:rsidR="000B328C" w:rsidRDefault="000B328C" w:rsidP="0033163E">
            <w:pPr>
              <w:pStyle w:val="TableParagraph"/>
              <w:ind w:right="98"/>
              <w:jc w:val="right"/>
              <w:rPr>
                <w:sz w:val="28"/>
              </w:rPr>
            </w:pPr>
            <w:r>
              <w:rPr>
                <w:sz w:val="28"/>
              </w:rPr>
              <w:t>Actors:</w:t>
            </w:r>
          </w:p>
        </w:tc>
        <w:tc>
          <w:tcPr>
            <w:tcW w:w="6678" w:type="dxa"/>
          </w:tcPr>
          <w:p w:rsidR="000B328C" w:rsidRDefault="000B328C" w:rsidP="00840585">
            <w:pPr>
              <w:pStyle w:val="TableParagraph"/>
              <w:ind w:left="105"/>
              <w:rPr>
                <w:sz w:val="28"/>
              </w:rPr>
            </w:pPr>
            <w:r>
              <w:rPr>
                <w:sz w:val="28"/>
              </w:rPr>
              <w:t>Quản</w:t>
            </w:r>
            <w:r w:rsidR="00840585">
              <w:rPr>
                <w:sz w:val="28"/>
                <w:lang w:val="vi-VN"/>
              </w:rPr>
              <w:t xml:space="preserve"> lý</w:t>
            </w:r>
            <w:r>
              <w:rPr>
                <w:sz w:val="28"/>
              </w:rPr>
              <w:t xml:space="preserve"> bán hàng</w:t>
            </w:r>
          </w:p>
        </w:tc>
      </w:tr>
      <w:tr w:rsidR="000B328C" w:rsidTr="0033163E">
        <w:trPr>
          <w:trHeight w:val="765"/>
        </w:trPr>
        <w:tc>
          <w:tcPr>
            <w:tcW w:w="2792" w:type="dxa"/>
          </w:tcPr>
          <w:p w:rsidR="000B328C" w:rsidRDefault="000B328C" w:rsidP="0033163E">
            <w:pPr>
              <w:pStyle w:val="TableParagraph"/>
              <w:spacing w:line="240" w:lineRule="auto"/>
              <w:ind w:right="98"/>
              <w:jc w:val="right"/>
              <w:rPr>
                <w:sz w:val="28"/>
              </w:rPr>
            </w:pPr>
            <w:r>
              <w:rPr>
                <w:sz w:val="28"/>
              </w:rPr>
              <w:t>Desctiption:</w:t>
            </w:r>
          </w:p>
        </w:tc>
        <w:tc>
          <w:tcPr>
            <w:tcW w:w="6678" w:type="dxa"/>
          </w:tcPr>
          <w:p w:rsidR="000B328C" w:rsidRDefault="000B328C" w:rsidP="000B328C">
            <w:pPr>
              <w:pStyle w:val="TableParagraph"/>
              <w:spacing w:before="116" w:line="322" w:lineRule="exact"/>
              <w:ind w:right="510"/>
              <w:rPr>
                <w:i/>
                <w:sz w:val="28"/>
              </w:rPr>
            </w:pPr>
            <w:r>
              <w:rPr>
                <w:sz w:val="28"/>
              </w:rPr>
              <w:t xml:space="preserve"> Use case này cho phép tác nhân quản lý sự kiện (thêm sự kiện mới,</w:t>
            </w:r>
            <w:r w:rsidR="00615640">
              <w:rPr>
                <w:sz w:val="28"/>
                <w:lang w:val="vi-VN"/>
              </w:rPr>
              <w:t xml:space="preserve"> thay đổi thông tin sự kiện, </w:t>
            </w:r>
            <w:r>
              <w:rPr>
                <w:sz w:val="28"/>
              </w:rPr>
              <w:t>hủy sự kiện đang diễn ra)</w:t>
            </w:r>
          </w:p>
        </w:tc>
      </w:tr>
      <w:tr w:rsidR="000B328C" w:rsidTr="0033163E">
        <w:trPr>
          <w:trHeight w:val="441"/>
        </w:trPr>
        <w:tc>
          <w:tcPr>
            <w:tcW w:w="2792" w:type="dxa"/>
          </w:tcPr>
          <w:p w:rsidR="000B328C" w:rsidRDefault="000B328C" w:rsidP="0033163E">
            <w:pPr>
              <w:pStyle w:val="TableParagraph"/>
              <w:ind w:right="99"/>
              <w:jc w:val="right"/>
              <w:rPr>
                <w:sz w:val="28"/>
              </w:rPr>
            </w:pPr>
            <w:r>
              <w:rPr>
                <w:sz w:val="28"/>
              </w:rPr>
              <w:t>Trigger:</w:t>
            </w:r>
          </w:p>
        </w:tc>
        <w:tc>
          <w:tcPr>
            <w:tcW w:w="6678" w:type="dxa"/>
          </w:tcPr>
          <w:p w:rsidR="000B328C" w:rsidRDefault="000B328C" w:rsidP="000B328C">
            <w:pPr>
              <w:pStyle w:val="TableParagraph"/>
              <w:ind w:left="105"/>
              <w:rPr>
                <w:sz w:val="28"/>
              </w:rPr>
            </w:pPr>
            <w:r>
              <w:rPr>
                <w:sz w:val="28"/>
              </w:rPr>
              <w:t>Vào trang quản lý sự kiện</w:t>
            </w:r>
          </w:p>
        </w:tc>
      </w:tr>
      <w:tr w:rsidR="000B328C" w:rsidTr="0033163E">
        <w:trPr>
          <w:trHeight w:val="441"/>
        </w:trPr>
        <w:tc>
          <w:tcPr>
            <w:tcW w:w="2792" w:type="dxa"/>
          </w:tcPr>
          <w:p w:rsidR="000B328C" w:rsidRDefault="000B328C" w:rsidP="0033163E">
            <w:pPr>
              <w:pStyle w:val="TableParagraph"/>
              <w:spacing w:before="113"/>
              <w:ind w:right="98"/>
              <w:jc w:val="right"/>
              <w:rPr>
                <w:sz w:val="28"/>
              </w:rPr>
            </w:pPr>
            <w:r>
              <w:rPr>
                <w:sz w:val="28"/>
              </w:rPr>
              <w:t>Preconditions:</w:t>
            </w:r>
          </w:p>
        </w:tc>
        <w:tc>
          <w:tcPr>
            <w:tcW w:w="6678" w:type="dxa"/>
          </w:tcPr>
          <w:p w:rsidR="000B328C" w:rsidRDefault="000B328C" w:rsidP="000B328C">
            <w:pPr>
              <w:pStyle w:val="TableParagraph"/>
              <w:spacing w:before="113"/>
              <w:ind w:left="105"/>
              <w:rPr>
                <w:sz w:val="28"/>
              </w:rPr>
            </w:pPr>
            <w:r>
              <w:rPr>
                <w:sz w:val="28"/>
              </w:rPr>
              <w:t>Tác nhân phải có quyền vào trang quản lý sự kiện</w:t>
            </w:r>
          </w:p>
        </w:tc>
      </w:tr>
      <w:tr w:rsidR="000B328C" w:rsidTr="0033163E">
        <w:trPr>
          <w:trHeight w:val="770"/>
        </w:trPr>
        <w:tc>
          <w:tcPr>
            <w:tcW w:w="2792" w:type="dxa"/>
          </w:tcPr>
          <w:p w:rsidR="000B328C" w:rsidRDefault="000B328C" w:rsidP="0033163E">
            <w:pPr>
              <w:pStyle w:val="TableParagraph"/>
              <w:spacing w:line="240" w:lineRule="auto"/>
              <w:ind w:right="99"/>
              <w:jc w:val="right"/>
              <w:rPr>
                <w:sz w:val="28"/>
              </w:rPr>
            </w:pPr>
            <w:r>
              <w:rPr>
                <w:sz w:val="28"/>
              </w:rPr>
              <w:t>Postconditions:</w:t>
            </w:r>
          </w:p>
        </w:tc>
        <w:tc>
          <w:tcPr>
            <w:tcW w:w="6678" w:type="dxa"/>
          </w:tcPr>
          <w:p w:rsidR="000B328C" w:rsidRPr="008D282B" w:rsidRDefault="000B328C" w:rsidP="000B328C">
            <w:pPr>
              <w:pStyle w:val="TableParagraph"/>
              <w:tabs>
                <w:tab w:val="left" w:pos="825"/>
              </w:tabs>
              <w:spacing w:before="120" w:line="324" w:lineRule="exact"/>
              <w:ind w:right="195"/>
              <w:rPr>
                <w:sz w:val="28"/>
              </w:rPr>
            </w:pPr>
            <w:r>
              <w:rPr>
                <w:sz w:val="28"/>
              </w:rPr>
              <w:t xml:space="preserve">  Thông tin sự kiện được lưu trong cơ sở dữ liệu</w:t>
            </w:r>
          </w:p>
        </w:tc>
      </w:tr>
      <w:tr w:rsidR="000B328C" w:rsidTr="0033163E">
        <w:trPr>
          <w:trHeight w:val="2373"/>
        </w:trPr>
        <w:tc>
          <w:tcPr>
            <w:tcW w:w="2792" w:type="dxa"/>
          </w:tcPr>
          <w:p w:rsidR="000B328C" w:rsidRDefault="000B328C" w:rsidP="0033163E">
            <w:pPr>
              <w:pStyle w:val="TableParagraph"/>
              <w:spacing w:line="240" w:lineRule="auto"/>
              <w:ind w:right="99"/>
              <w:jc w:val="right"/>
              <w:rPr>
                <w:sz w:val="28"/>
              </w:rPr>
            </w:pPr>
            <w:r>
              <w:rPr>
                <w:sz w:val="28"/>
              </w:rPr>
              <w:lastRenderedPageBreak/>
              <w:t>Normal flow:</w:t>
            </w:r>
          </w:p>
        </w:tc>
        <w:tc>
          <w:tcPr>
            <w:tcW w:w="6678" w:type="dxa"/>
          </w:tcPr>
          <w:p w:rsidR="000B328C" w:rsidRDefault="00615640" w:rsidP="00DA5E24">
            <w:pPr>
              <w:pStyle w:val="TableParagraph"/>
              <w:numPr>
                <w:ilvl w:val="0"/>
                <w:numId w:val="28"/>
              </w:numPr>
              <w:tabs>
                <w:tab w:val="left" w:pos="826"/>
              </w:tabs>
              <w:spacing w:before="3" w:line="240" w:lineRule="auto"/>
              <w:ind w:right="700"/>
              <w:rPr>
                <w:sz w:val="28"/>
              </w:rPr>
            </w:pPr>
            <w:r>
              <w:rPr>
                <w:sz w:val="28"/>
              </w:rPr>
              <w:t>Tác nhâ</w:t>
            </w:r>
            <w:r w:rsidR="000B328C">
              <w:rPr>
                <w:sz w:val="28"/>
              </w:rPr>
              <w:t>n vào trang quản lý sự kiện</w:t>
            </w:r>
          </w:p>
          <w:p w:rsidR="000B328C" w:rsidRDefault="000B328C" w:rsidP="00DA5E24">
            <w:pPr>
              <w:pStyle w:val="TableParagraph"/>
              <w:numPr>
                <w:ilvl w:val="0"/>
                <w:numId w:val="28"/>
              </w:numPr>
              <w:tabs>
                <w:tab w:val="left" w:pos="826"/>
              </w:tabs>
              <w:spacing w:before="3" w:line="240" w:lineRule="auto"/>
              <w:ind w:right="700"/>
              <w:rPr>
                <w:sz w:val="28"/>
              </w:rPr>
            </w:pPr>
            <w:r>
              <w:rPr>
                <w:sz w:val="28"/>
              </w:rPr>
              <w:t>Tác nhân vào một trong các chức năng:</w:t>
            </w:r>
          </w:p>
          <w:p w:rsidR="000B328C" w:rsidRDefault="000B328C" w:rsidP="00DA5E24">
            <w:pPr>
              <w:pStyle w:val="TableParagraph"/>
              <w:numPr>
                <w:ilvl w:val="0"/>
                <w:numId w:val="29"/>
              </w:numPr>
              <w:tabs>
                <w:tab w:val="left" w:pos="826"/>
              </w:tabs>
              <w:spacing w:before="3" w:line="240" w:lineRule="auto"/>
              <w:ind w:right="700"/>
              <w:rPr>
                <w:sz w:val="28"/>
              </w:rPr>
            </w:pPr>
            <w:r>
              <w:rPr>
                <w:sz w:val="28"/>
              </w:rPr>
              <w:t>Thêm sự kiện mới.</w:t>
            </w:r>
          </w:p>
          <w:p w:rsidR="00615640" w:rsidRDefault="00615640" w:rsidP="00DA5E24">
            <w:pPr>
              <w:pStyle w:val="TableParagraph"/>
              <w:numPr>
                <w:ilvl w:val="0"/>
                <w:numId w:val="29"/>
              </w:numPr>
              <w:tabs>
                <w:tab w:val="left" w:pos="826"/>
              </w:tabs>
              <w:spacing w:before="3" w:line="240" w:lineRule="auto"/>
              <w:ind w:right="700"/>
              <w:rPr>
                <w:sz w:val="28"/>
              </w:rPr>
            </w:pPr>
            <w:r>
              <w:rPr>
                <w:sz w:val="28"/>
                <w:lang w:val="vi-VN"/>
              </w:rPr>
              <w:t>Thay đổi thông tin sự kiện</w:t>
            </w:r>
          </w:p>
          <w:p w:rsidR="00640579" w:rsidRPr="00EE40EB" w:rsidRDefault="000B328C" w:rsidP="00640579">
            <w:pPr>
              <w:pStyle w:val="TableParagraph"/>
              <w:numPr>
                <w:ilvl w:val="0"/>
                <w:numId w:val="29"/>
              </w:numPr>
              <w:tabs>
                <w:tab w:val="left" w:pos="826"/>
              </w:tabs>
              <w:spacing w:before="3" w:line="240" w:lineRule="auto"/>
              <w:ind w:right="700"/>
              <w:rPr>
                <w:sz w:val="28"/>
              </w:rPr>
            </w:pPr>
            <w:r>
              <w:rPr>
                <w:sz w:val="28"/>
              </w:rPr>
              <w:t>Hủy sự kiện.</w:t>
            </w:r>
          </w:p>
          <w:p w:rsidR="000B328C" w:rsidRDefault="00640579" w:rsidP="00DA5E24">
            <w:pPr>
              <w:pStyle w:val="TableParagraph"/>
              <w:numPr>
                <w:ilvl w:val="0"/>
                <w:numId w:val="28"/>
              </w:numPr>
              <w:tabs>
                <w:tab w:val="left" w:pos="826"/>
              </w:tabs>
              <w:spacing w:before="3" w:line="240" w:lineRule="auto"/>
              <w:ind w:right="700"/>
              <w:rPr>
                <w:sz w:val="28"/>
              </w:rPr>
            </w:pPr>
            <w:r>
              <w:rPr>
                <w:sz w:val="28"/>
              </w:rPr>
              <w:t>Tác nhân cập nhật nội dung quản lý</w:t>
            </w:r>
          </w:p>
          <w:p w:rsidR="00640579" w:rsidRDefault="00640579" w:rsidP="00DA5E24">
            <w:pPr>
              <w:pStyle w:val="TableParagraph"/>
              <w:numPr>
                <w:ilvl w:val="0"/>
                <w:numId w:val="28"/>
              </w:numPr>
              <w:tabs>
                <w:tab w:val="left" w:pos="826"/>
              </w:tabs>
              <w:spacing w:before="3" w:line="240" w:lineRule="auto"/>
              <w:ind w:right="700"/>
              <w:rPr>
                <w:sz w:val="28"/>
              </w:rPr>
            </w:pPr>
            <w:r>
              <w:rPr>
                <w:sz w:val="28"/>
                <w:lang w:val="vi-VN"/>
              </w:rPr>
              <w:t>Tác nhân chọn lưu</w:t>
            </w:r>
          </w:p>
          <w:p w:rsidR="000B328C" w:rsidRPr="000B328C" w:rsidRDefault="000B328C" w:rsidP="00DA5E24">
            <w:pPr>
              <w:pStyle w:val="TableParagraph"/>
              <w:numPr>
                <w:ilvl w:val="0"/>
                <w:numId w:val="28"/>
              </w:numPr>
              <w:tabs>
                <w:tab w:val="left" w:pos="826"/>
              </w:tabs>
              <w:spacing w:before="3" w:line="240" w:lineRule="auto"/>
              <w:ind w:right="700"/>
              <w:rPr>
                <w:sz w:val="28"/>
              </w:rPr>
            </w:pPr>
            <w:r>
              <w:rPr>
                <w:sz w:val="28"/>
              </w:rPr>
              <w:t>Thông tin được cập nhật trong cơ sở dữ liệu</w:t>
            </w:r>
          </w:p>
        </w:tc>
      </w:tr>
      <w:tr w:rsidR="000B328C" w:rsidTr="0033163E">
        <w:trPr>
          <w:trHeight w:val="441"/>
        </w:trPr>
        <w:tc>
          <w:tcPr>
            <w:tcW w:w="2792" w:type="dxa"/>
          </w:tcPr>
          <w:p w:rsidR="000B328C" w:rsidRDefault="000B328C" w:rsidP="0033163E">
            <w:pPr>
              <w:pStyle w:val="TableParagraph"/>
              <w:ind w:right="100"/>
              <w:jc w:val="right"/>
              <w:rPr>
                <w:sz w:val="28"/>
              </w:rPr>
            </w:pPr>
            <w:r>
              <w:rPr>
                <w:sz w:val="28"/>
              </w:rPr>
              <w:t>Alternative flow:</w:t>
            </w:r>
          </w:p>
        </w:tc>
        <w:tc>
          <w:tcPr>
            <w:tcW w:w="6678" w:type="dxa"/>
          </w:tcPr>
          <w:p w:rsidR="000B328C" w:rsidRDefault="000B328C" w:rsidP="0033163E">
            <w:pPr>
              <w:pStyle w:val="TableParagraph"/>
              <w:ind w:left="105"/>
              <w:rPr>
                <w:sz w:val="28"/>
              </w:rPr>
            </w:pPr>
            <w:r>
              <w:rPr>
                <w:sz w:val="28"/>
              </w:rPr>
              <w:t>Không có</w:t>
            </w:r>
          </w:p>
        </w:tc>
      </w:tr>
      <w:tr w:rsidR="000B328C" w:rsidTr="0033163E">
        <w:trPr>
          <w:trHeight w:val="443"/>
        </w:trPr>
        <w:tc>
          <w:tcPr>
            <w:tcW w:w="2792" w:type="dxa"/>
          </w:tcPr>
          <w:p w:rsidR="000B328C" w:rsidRDefault="000B328C" w:rsidP="0033163E">
            <w:pPr>
              <w:pStyle w:val="TableParagraph"/>
              <w:spacing w:before="115"/>
              <w:ind w:right="98"/>
              <w:jc w:val="right"/>
              <w:rPr>
                <w:sz w:val="28"/>
              </w:rPr>
            </w:pPr>
            <w:r>
              <w:rPr>
                <w:sz w:val="28"/>
              </w:rPr>
              <w:t>Exceptions:</w:t>
            </w:r>
          </w:p>
        </w:tc>
        <w:tc>
          <w:tcPr>
            <w:tcW w:w="6678" w:type="dxa"/>
          </w:tcPr>
          <w:p w:rsidR="000B328C" w:rsidRPr="002C6A57" w:rsidRDefault="002C6A57" w:rsidP="0033163E">
            <w:pPr>
              <w:pStyle w:val="TableParagraph"/>
              <w:spacing w:before="115"/>
              <w:ind w:left="105"/>
              <w:rPr>
                <w:sz w:val="28"/>
                <w:lang w:val="vi-VN"/>
              </w:rPr>
            </w:pPr>
            <w:r>
              <w:rPr>
                <w:sz w:val="28"/>
                <w:lang w:val="vi-VN"/>
              </w:rPr>
              <w:t>Không có</w:t>
            </w:r>
          </w:p>
        </w:tc>
      </w:tr>
      <w:tr w:rsidR="000B328C" w:rsidTr="0033163E">
        <w:trPr>
          <w:trHeight w:val="441"/>
        </w:trPr>
        <w:tc>
          <w:tcPr>
            <w:tcW w:w="2792" w:type="dxa"/>
          </w:tcPr>
          <w:p w:rsidR="000B328C" w:rsidRDefault="000B328C" w:rsidP="0033163E">
            <w:pPr>
              <w:pStyle w:val="TableParagraph"/>
              <w:ind w:right="99"/>
              <w:jc w:val="right"/>
              <w:rPr>
                <w:sz w:val="28"/>
              </w:rPr>
            </w:pPr>
            <w:r>
              <w:rPr>
                <w:sz w:val="28"/>
              </w:rPr>
              <w:t>Includes:</w:t>
            </w:r>
          </w:p>
        </w:tc>
        <w:tc>
          <w:tcPr>
            <w:tcW w:w="6678" w:type="dxa"/>
          </w:tcPr>
          <w:p w:rsidR="000B328C" w:rsidRDefault="000B328C" w:rsidP="0033163E">
            <w:pPr>
              <w:pStyle w:val="TableParagraph"/>
              <w:ind w:left="105"/>
              <w:rPr>
                <w:sz w:val="28"/>
              </w:rPr>
            </w:pPr>
            <w:r>
              <w:rPr>
                <w:sz w:val="28"/>
              </w:rPr>
              <w:t>Không có</w:t>
            </w:r>
          </w:p>
        </w:tc>
      </w:tr>
      <w:tr w:rsidR="000B328C" w:rsidTr="0033163E">
        <w:trPr>
          <w:trHeight w:val="441"/>
        </w:trPr>
        <w:tc>
          <w:tcPr>
            <w:tcW w:w="2792" w:type="dxa"/>
          </w:tcPr>
          <w:p w:rsidR="000B328C" w:rsidRDefault="000B328C" w:rsidP="0033163E">
            <w:pPr>
              <w:pStyle w:val="TableParagraph"/>
              <w:ind w:right="101"/>
              <w:jc w:val="right"/>
              <w:rPr>
                <w:sz w:val="28"/>
              </w:rPr>
            </w:pPr>
            <w:r>
              <w:rPr>
                <w:sz w:val="28"/>
              </w:rPr>
              <w:t>Priority:</w:t>
            </w:r>
          </w:p>
        </w:tc>
        <w:tc>
          <w:tcPr>
            <w:tcW w:w="6678" w:type="dxa"/>
          </w:tcPr>
          <w:p w:rsidR="000B328C" w:rsidRPr="002C6A57" w:rsidRDefault="002C6A57" w:rsidP="0033163E">
            <w:pPr>
              <w:pStyle w:val="TableParagraph"/>
              <w:ind w:left="105"/>
              <w:rPr>
                <w:sz w:val="28"/>
                <w:lang w:val="vi-VN"/>
              </w:rPr>
            </w:pPr>
            <w:r>
              <w:rPr>
                <w:sz w:val="28"/>
                <w:lang w:val="vi-VN"/>
              </w:rPr>
              <w:t>3</w:t>
            </w:r>
          </w:p>
        </w:tc>
      </w:tr>
      <w:tr w:rsidR="000B328C" w:rsidTr="0033163E">
        <w:trPr>
          <w:trHeight w:val="443"/>
        </w:trPr>
        <w:tc>
          <w:tcPr>
            <w:tcW w:w="2792" w:type="dxa"/>
          </w:tcPr>
          <w:p w:rsidR="000B328C" w:rsidRDefault="000B328C" w:rsidP="0033163E">
            <w:pPr>
              <w:pStyle w:val="TableParagraph"/>
              <w:spacing w:before="115"/>
              <w:ind w:right="98"/>
              <w:jc w:val="right"/>
              <w:rPr>
                <w:sz w:val="28"/>
              </w:rPr>
            </w:pPr>
            <w:r>
              <w:rPr>
                <w:sz w:val="28"/>
              </w:rPr>
              <w:t>Frequency of use</w:t>
            </w:r>
          </w:p>
        </w:tc>
        <w:tc>
          <w:tcPr>
            <w:tcW w:w="6678" w:type="dxa"/>
          </w:tcPr>
          <w:p w:rsidR="000B328C" w:rsidRDefault="000B328C" w:rsidP="0033163E">
            <w:pPr>
              <w:pStyle w:val="TableParagraph"/>
              <w:spacing w:before="115"/>
              <w:ind w:left="105"/>
              <w:rPr>
                <w:sz w:val="28"/>
              </w:rPr>
            </w:pPr>
            <w:r>
              <w:rPr>
                <w:sz w:val="28"/>
              </w:rPr>
              <w:t>Thường xuyên</w:t>
            </w:r>
          </w:p>
        </w:tc>
      </w:tr>
      <w:tr w:rsidR="000B328C" w:rsidTr="0033163E">
        <w:trPr>
          <w:trHeight w:val="441"/>
        </w:trPr>
        <w:tc>
          <w:tcPr>
            <w:tcW w:w="2792" w:type="dxa"/>
          </w:tcPr>
          <w:p w:rsidR="000B328C" w:rsidRDefault="000B328C" w:rsidP="0033163E">
            <w:pPr>
              <w:pStyle w:val="TableParagraph"/>
              <w:ind w:right="99"/>
              <w:jc w:val="right"/>
              <w:rPr>
                <w:sz w:val="28"/>
              </w:rPr>
            </w:pPr>
            <w:r>
              <w:rPr>
                <w:sz w:val="28"/>
              </w:rPr>
              <w:t>Business Rules:</w:t>
            </w:r>
          </w:p>
        </w:tc>
        <w:tc>
          <w:tcPr>
            <w:tcW w:w="6678" w:type="dxa"/>
          </w:tcPr>
          <w:p w:rsidR="000B328C" w:rsidRDefault="000B328C" w:rsidP="0033163E">
            <w:pPr>
              <w:pStyle w:val="TableParagraph"/>
              <w:ind w:left="105"/>
              <w:rPr>
                <w:sz w:val="28"/>
              </w:rPr>
            </w:pPr>
            <w:r>
              <w:rPr>
                <w:sz w:val="28"/>
              </w:rPr>
              <w:t>Không có</w:t>
            </w:r>
          </w:p>
        </w:tc>
      </w:tr>
      <w:tr w:rsidR="000B328C" w:rsidTr="0033163E">
        <w:trPr>
          <w:trHeight w:val="441"/>
        </w:trPr>
        <w:tc>
          <w:tcPr>
            <w:tcW w:w="2792" w:type="dxa"/>
          </w:tcPr>
          <w:p w:rsidR="000B328C" w:rsidRDefault="000B328C" w:rsidP="0033163E">
            <w:pPr>
              <w:pStyle w:val="TableParagraph"/>
              <w:ind w:right="100"/>
              <w:jc w:val="right"/>
              <w:rPr>
                <w:sz w:val="28"/>
              </w:rPr>
            </w:pPr>
            <w:r>
              <w:rPr>
                <w:sz w:val="28"/>
              </w:rPr>
              <w:t>Special Requirements:</w:t>
            </w:r>
          </w:p>
        </w:tc>
        <w:tc>
          <w:tcPr>
            <w:tcW w:w="6678" w:type="dxa"/>
          </w:tcPr>
          <w:p w:rsidR="000B328C" w:rsidRDefault="000B328C" w:rsidP="0033163E">
            <w:pPr>
              <w:pStyle w:val="TableParagraph"/>
              <w:ind w:left="105"/>
              <w:rPr>
                <w:sz w:val="28"/>
              </w:rPr>
            </w:pPr>
            <w:r>
              <w:rPr>
                <w:sz w:val="28"/>
              </w:rPr>
              <w:t>Không có</w:t>
            </w:r>
          </w:p>
        </w:tc>
      </w:tr>
      <w:tr w:rsidR="000B328C" w:rsidTr="0033163E">
        <w:trPr>
          <w:trHeight w:val="444"/>
        </w:trPr>
        <w:tc>
          <w:tcPr>
            <w:tcW w:w="2792" w:type="dxa"/>
          </w:tcPr>
          <w:p w:rsidR="000B328C" w:rsidRDefault="000B328C" w:rsidP="0033163E">
            <w:pPr>
              <w:pStyle w:val="TableParagraph"/>
              <w:spacing w:before="115"/>
              <w:ind w:right="99"/>
              <w:jc w:val="right"/>
              <w:rPr>
                <w:sz w:val="28"/>
              </w:rPr>
            </w:pPr>
            <w:r>
              <w:rPr>
                <w:sz w:val="28"/>
              </w:rPr>
              <w:t>Assumptions:</w:t>
            </w:r>
          </w:p>
        </w:tc>
        <w:tc>
          <w:tcPr>
            <w:tcW w:w="6678" w:type="dxa"/>
          </w:tcPr>
          <w:p w:rsidR="000B328C" w:rsidRDefault="000B328C" w:rsidP="0033163E">
            <w:pPr>
              <w:pStyle w:val="TableParagraph"/>
              <w:spacing w:before="115"/>
              <w:ind w:left="105"/>
              <w:rPr>
                <w:sz w:val="28"/>
              </w:rPr>
            </w:pPr>
            <w:r>
              <w:rPr>
                <w:sz w:val="28"/>
              </w:rPr>
              <w:t>Không có</w:t>
            </w:r>
          </w:p>
        </w:tc>
      </w:tr>
      <w:tr w:rsidR="000B328C" w:rsidTr="0033163E">
        <w:trPr>
          <w:trHeight w:val="441"/>
        </w:trPr>
        <w:tc>
          <w:tcPr>
            <w:tcW w:w="2792" w:type="dxa"/>
          </w:tcPr>
          <w:p w:rsidR="000B328C" w:rsidRDefault="000B328C" w:rsidP="0033163E">
            <w:pPr>
              <w:pStyle w:val="TableParagraph"/>
              <w:ind w:right="100"/>
              <w:jc w:val="right"/>
              <w:rPr>
                <w:sz w:val="28"/>
              </w:rPr>
            </w:pPr>
            <w:r>
              <w:rPr>
                <w:sz w:val="28"/>
              </w:rPr>
              <w:t>Notes and Issues:</w:t>
            </w:r>
          </w:p>
        </w:tc>
        <w:tc>
          <w:tcPr>
            <w:tcW w:w="6678" w:type="dxa"/>
          </w:tcPr>
          <w:p w:rsidR="000B328C" w:rsidRDefault="000B328C" w:rsidP="0033163E">
            <w:pPr>
              <w:pStyle w:val="TableParagraph"/>
              <w:ind w:left="105"/>
              <w:rPr>
                <w:sz w:val="28"/>
              </w:rPr>
            </w:pPr>
            <w:r>
              <w:rPr>
                <w:sz w:val="28"/>
              </w:rPr>
              <w:t>Không có</w:t>
            </w:r>
          </w:p>
        </w:tc>
      </w:tr>
    </w:tbl>
    <w:p w:rsidR="000B328C" w:rsidRDefault="000B328C" w:rsidP="00C55D80">
      <w:pPr>
        <w:tabs>
          <w:tab w:val="left" w:pos="1002"/>
        </w:tabs>
        <w:spacing w:before="65"/>
        <w:ind w:right="5922"/>
        <w:rPr>
          <w:sz w:val="28"/>
        </w:rPr>
      </w:pPr>
    </w:p>
    <w:p w:rsidR="000B328C" w:rsidRDefault="000B328C" w:rsidP="00DA5E24">
      <w:pPr>
        <w:pStyle w:val="ListParagraph"/>
        <w:numPr>
          <w:ilvl w:val="1"/>
          <w:numId w:val="14"/>
        </w:numPr>
        <w:tabs>
          <w:tab w:val="left" w:pos="1002"/>
        </w:tabs>
        <w:spacing w:before="65"/>
        <w:rPr>
          <w:sz w:val="28"/>
        </w:rPr>
      </w:pPr>
      <w:r>
        <w:rPr>
          <w:sz w:val="28"/>
        </w:rPr>
        <w:t>Đặc tả use case Thống kê mua bán</w:t>
      </w:r>
    </w:p>
    <w:p w:rsidR="000B328C" w:rsidRDefault="00150CF4" w:rsidP="000B328C">
      <w:pPr>
        <w:spacing w:before="124"/>
        <w:ind w:left="282"/>
        <w:rPr>
          <w:sz w:val="24"/>
        </w:rPr>
      </w:pPr>
      <w:r>
        <w:rPr>
          <w:b/>
          <w:sz w:val="24"/>
        </w:rPr>
        <w:t>Bảng 2.</w:t>
      </w:r>
      <w:r>
        <w:rPr>
          <w:b/>
          <w:sz w:val="24"/>
          <w:lang w:val="vi-VN"/>
        </w:rPr>
        <w:t>22</w:t>
      </w:r>
      <w:r w:rsidR="000B328C">
        <w:rPr>
          <w:b/>
          <w:sz w:val="24"/>
        </w:rPr>
        <w:t xml:space="preserve"> </w:t>
      </w:r>
      <w:r w:rsidR="000B328C">
        <w:rPr>
          <w:sz w:val="24"/>
        </w:rPr>
        <w:t>Đặc tả use case Thống kê mua bán</w:t>
      </w:r>
    </w:p>
    <w:p w:rsidR="000B328C" w:rsidRDefault="000B328C" w:rsidP="000B328C">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0B328C" w:rsidTr="0033163E">
        <w:trPr>
          <w:trHeight w:val="441"/>
        </w:trPr>
        <w:tc>
          <w:tcPr>
            <w:tcW w:w="2792" w:type="dxa"/>
          </w:tcPr>
          <w:p w:rsidR="000B328C" w:rsidRDefault="000B328C" w:rsidP="0033163E">
            <w:pPr>
              <w:pStyle w:val="TableParagraph"/>
              <w:ind w:right="98"/>
              <w:jc w:val="right"/>
              <w:rPr>
                <w:sz w:val="28"/>
              </w:rPr>
            </w:pPr>
            <w:r>
              <w:rPr>
                <w:sz w:val="28"/>
              </w:rPr>
              <w:t>Use case ID:</w:t>
            </w:r>
          </w:p>
        </w:tc>
        <w:tc>
          <w:tcPr>
            <w:tcW w:w="6678" w:type="dxa"/>
          </w:tcPr>
          <w:p w:rsidR="000B328C" w:rsidRPr="00150CF4" w:rsidRDefault="00150CF4" w:rsidP="0033163E">
            <w:pPr>
              <w:pStyle w:val="TableParagraph"/>
              <w:ind w:left="105"/>
              <w:rPr>
                <w:sz w:val="28"/>
                <w:lang w:val="vi-VN"/>
              </w:rPr>
            </w:pPr>
            <w:r>
              <w:rPr>
                <w:sz w:val="28"/>
                <w:lang w:val="vi-VN"/>
              </w:rPr>
              <w:t>UC22</w:t>
            </w:r>
          </w:p>
        </w:tc>
      </w:tr>
      <w:tr w:rsidR="000B328C" w:rsidTr="0033163E">
        <w:trPr>
          <w:trHeight w:val="443"/>
        </w:trPr>
        <w:tc>
          <w:tcPr>
            <w:tcW w:w="2792" w:type="dxa"/>
          </w:tcPr>
          <w:p w:rsidR="000B328C" w:rsidRDefault="000B328C" w:rsidP="0033163E">
            <w:pPr>
              <w:pStyle w:val="TableParagraph"/>
              <w:spacing w:before="115"/>
              <w:ind w:right="103"/>
              <w:jc w:val="right"/>
              <w:rPr>
                <w:sz w:val="28"/>
              </w:rPr>
            </w:pPr>
            <w:r>
              <w:rPr>
                <w:sz w:val="28"/>
              </w:rPr>
              <w:t>Use case Name:</w:t>
            </w:r>
          </w:p>
        </w:tc>
        <w:tc>
          <w:tcPr>
            <w:tcW w:w="6678" w:type="dxa"/>
          </w:tcPr>
          <w:p w:rsidR="000B328C" w:rsidRDefault="000B328C" w:rsidP="000B328C">
            <w:pPr>
              <w:pStyle w:val="TableParagraph"/>
              <w:spacing w:before="115"/>
              <w:rPr>
                <w:sz w:val="28"/>
              </w:rPr>
            </w:pPr>
            <w:r>
              <w:rPr>
                <w:sz w:val="28"/>
              </w:rPr>
              <w:t xml:space="preserve"> Thống kê mua hàng</w:t>
            </w:r>
          </w:p>
        </w:tc>
      </w:tr>
      <w:tr w:rsidR="000B328C" w:rsidTr="0033163E">
        <w:trPr>
          <w:trHeight w:val="441"/>
        </w:trPr>
        <w:tc>
          <w:tcPr>
            <w:tcW w:w="2792" w:type="dxa"/>
          </w:tcPr>
          <w:p w:rsidR="000B328C" w:rsidRDefault="000B328C" w:rsidP="0033163E">
            <w:pPr>
              <w:pStyle w:val="TableParagraph"/>
              <w:ind w:right="98"/>
              <w:jc w:val="right"/>
              <w:rPr>
                <w:sz w:val="28"/>
              </w:rPr>
            </w:pPr>
            <w:r>
              <w:rPr>
                <w:sz w:val="28"/>
              </w:rPr>
              <w:t>Actors:</w:t>
            </w:r>
          </w:p>
        </w:tc>
        <w:tc>
          <w:tcPr>
            <w:tcW w:w="6678" w:type="dxa"/>
          </w:tcPr>
          <w:p w:rsidR="000B328C" w:rsidRDefault="00981DA3" w:rsidP="0033163E">
            <w:pPr>
              <w:pStyle w:val="TableParagraph"/>
              <w:ind w:left="105"/>
              <w:rPr>
                <w:sz w:val="28"/>
              </w:rPr>
            </w:pPr>
            <w:r>
              <w:rPr>
                <w:sz w:val="28"/>
              </w:rPr>
              <w:t>Quản lý</w:t>
            </w:r>
            <w:r w:rsidR="000B328C">
              <w:rPr>
                <w:sz w:val="28"/>
              </w:rPr>
              <w:t xml:space="preserve"> bán hàng</w:t>
            </w:r>
          </w:p>
        </w:tc>
      </w:tr>
      <w:tr w:rsidR="000B328C" w:rsidTr="0033163E">
        <w:trPr>
          <w:trHeight w:val="765"/>
        </w:trPr>
        <w:tc>
          <w:tcPr>
            <w:tcW w:w="2792" w:type="dxa"/>
          </w:tcPr>
          <w:p w:rsidR="000B328C" w:rsidRDefault="000B328C" w:rsidP="0033163E">
            <w:pPr>
              <w:pStyle w:val="TableParagraph"/>
              <w:spacing w:line="240" w:lineRule="auto"/>
              <w:ind w:right="98"/>
              <w:jc w:val="right"/>
              <w:rPr>
                <w:sz w:val="28"/>
              </w:rPr>
            </w:pPr>
            <w:r>
              <w:rPr>
                <w:sz w:val="28"/>
              </w:rPr>
              <w:t>Desctiption:</w:t>
            </w:r>
          </w:p>
        </w:tc>
        <w:tc>
          <w:tcPr>
            <w:tcW w:w="6678" w:type="dxa"/>
          </w:tcPr>
          <w:p w:rsidR="000B328C" w:rsidRDefault="000B328C" w:rsidP="000B328C">
            <w:pPr>
              <w:pStyle w:val="TableParagraph"/>
              <w:spacing w:before="116" w:line="322" w:lineRule="exact"/>
              <w:ind w:right="510"/>
              <w:rPr>
                <w:i/>
                <w:sz w:val="28"/>
              </w:rPr>
            </w:pPr>
            <w:r>
              <w:rPr>
                <w:sz w:val="28"/>
              </w:rPr>
              <w:t xml:space="preserve"> Use case này cho phép tác nhân xem thống kê mua bán (doanh thu, sản phẩm bán chạy, …)</w:t>
            </w:r>
          </w:p>
        </w:tc>
      </w:tr>
      <w:tr w:rsidR="000B328C" w:rsidTr="0033163E">
        <w:trPr>
          <w:trHeight w:val="441"/>
        </w:trPr>
        <w:tc>
          <w:tcPr>
            <w:tcW w:w="2792" w:type="dxa"/>
          </w:tcPr>
          <w:p w:rsidR="000B328C" w:rsidRDefault="000B328C" w:rsidP="0033163E">
            <w:pPr>
              <w:pStyle w:val="TableParagraph"/>
              <w:ind w:right="99"/>
              <w:jc w:val="right"/>
              <w:rPr>
                <w:sz w:val="28"/>
              </w:rPr>
            </w:pPr>
            <w:r>
              <w:rPr>
                <w:sz w:val="28"/>
              </w:rPr>
              <w:t>Trigger:</w:t>
            </w:r>
          </w:p>
        </w:tc>
        <w:tc>
          <w:tcPr>
            <w:tcW w:w="6678" w:type="dxa"/>
          </w:tcPr>
          <w:p w:rsidR="000B328C" w:rsidRDefault="000B328C" w:rsidP="002909CC">
            <w:pPr>
              <w:pStyle w:val="TableParagraph"/>
              <w:ind w:left="105"/>
              <w:rPr>
                <w:sz w:val="28"/>
              </w:rPr>
            </w:pPr>
            <w:r>
              <w:rPr>
                <w:sz w:val="28"/>
              </w:rPr>
              <w:t xml:space="preserve">Vào trang </w:t>
            </w:r>
            <w:r w:rsidR="002909CC">
              <w:rPr>
                <w:sz w:val="28"/>
              </w:rPr>
              <w:t>thống kê mua bán và chọn loại thống kê cần xem</w:t>
            </w:r>
          </w:p>
        </w:tc>
      </w:tr>
      <w:tr w:rsidR="000B328C" w:rsidTr="0033163E">
        <w:trPr>
          <w:trHeight w:val="441"/>
        </w:trPr>
        <w:tc>
          <w:tcPr>
            <w:tcW w:w="2792" w:type="dxa"/>
          </w:tcPr>
          <w:p w:rsidR="000B328C" w:rsidRDefault="000B328C" w:rsidP="0033163E">
            <w:pPr>
              <w:pStyle w:val="TableParagraph"/>
              <w:spacing w:before="113"/>
              <w:ind w:right="98"/>
              <w:jc w:val="right"/>
              <w:rPr>
                <w:sz w:val="28"/>
              </w:rPr>
            </w:pPr>
            <w:r>
              <w:rPr>
                <w:sz w:val="28"/>
              </w:rPr>
              <w:t>Preconditions:</w:t>
            </w:r>
          </w:p>
        </w:tc>
        <w:tc>
          <w:tcPr>
            <w:tcW w:w="6678" w:type="dxa"/>
          </w:tcPr>
          <w:p w:rsidR="000B328C" w:rsidRDefault="000B328C" w:rsidP="002909CC">
            <w:pPr>
              <w:pStyle w:val="TableParagraph"/>
              <w:spacing w:before="113"/>
              <w:ind w:left="105"/>
              <w:rPr>
                <w:sz w:val="28"/>
              </w:rPr>
            </w:pPr>
            <w:r>
              <w:rPr>
                <w:sz w:val="28"/>
              </w:rPr>
              <w:t xml:space="preserve">Tác nhân phải có quyền vào trang </w:t>
            </w:r>
            <w:r w:rsidR="002909CC">
              <w:rPr>
                <w:sz w:val="28"/>
              </w:rPr>
              <w:t>thống kê mua bán</w:t>
            </w:r>
          </w:p>
        </w:tc>
      </w:tr>
      <w:tr w:rsidR="000B328C" w:rsidTr="0033163E">
        <w:trPr>
          <w:trHeight w:val="770"/>
        </w:trPr>
        <w:tc>
          <w:tcPr>
            <w:tcW w:w="2792" w:type="dxa"/>
          </w:tcPr>
          <w:p w:rsidR="000B328C" w:rsidRDefault="000B328C" w:rsidP="0033163E">
            <w:pPr>
              <w:pStyle w:val="TableParagraph"/>
              <w:spacing w:line="240" w:lineRule="auto"/>
              <w:ind w:right="99"/>
              <w:jc w:val="right"/>
              <w:rPr>
                <w:sz w:val="28"/>
              </w:rPr>
            </w:pPr>
            <w:r>
              <w:rPr>
                <w:sz w:val="28"/>
              </w:rPr>
              <w:t>Postconditions:</w:t>
            </w:r>
          </w:p>
        </w:tc>
        <w:tc>
          <w:tcPr>
            <w:tcW w:w="6678" w:type="dxa"/>
          </w:tcPr>
          <w:p w:rsidR="000B328C" w:rsidRPr="008D282B" w:rsidRDefault="000B328C" w:rsidP="002909CC">
            <w:pPr>
              <w:pStyle w:val="TableParagraph"/>
              <w:tabs>
                <w:tab w:val="left" w:pos="825"/>
              </w:tabs>
              <w:spacing w:before="120" w:line="324" w:lineRule="exact"/>
              <w:ind w:right="195"/>
              <w:rPr>
                <w:sz w:val="28"/>
              </w:rPr>
            </w:pPr>
            <w:r>
              <w:rPr>
                <w:sz w:val="28"/>
              </w:rPr>
              <w:t xml:space="preserve">  </w:t>
            </w:r>
            <w:r w:rsidR="002909CC">
              <w:rPr>
                <w:sz w:val="28"/>
              </w:rPr>
              <w:t>Một thống kê mua bán được thể hiện cho tác nhân</w:t>
            </w:r>
          </w:p>
        </w:tc>
      </w:tr>
      <w:tr w:rsidR="000B328C" w:rsidTr="0033163E">
        <w:trPr>
          <w:trHeight w:val="2373"/>
        </w:trPr>
        <w:tc>
          <w:tcPr>
            <w:tcW w:w="2792" w:type="dxa"/>
          </w:tcPr>
          <w:p w:rsidR="000B328C" w:rsidRDefault="000B328C" w:rsidP="0033163E">
            <w:pPr>
              <w:pStyle w:val="TableParagraph"/>
              <w:spacing w:line="240" w:lineRule="auto"/>
              <w:ind w:right="99"/>
              <w:jc w:val="right"/>
              <w:rPr>
                <w:sz w:val="28"/>
              </w:rPr>
            </w:pPr>
            <w:r>
              <w:rPr>
                <w:sz w:val="28"/>
              </w:rPr>
              <w:lastRenderedPageBreak/>
              <w:t>Normal flow:</w:t>
            </w:r>
          </w:p>
        </w:tc>
        <w:tc>
          <w:tcPr>
            <w:tcW w:w="6678" w:type="dxa"/>
          </w:tcPr>
          <w:p w:rsidR="000B328C" w:rsidRDefault="002909CC" w:rsidP="00DA5E24">
            <w:pPr>
              <w:pStyle w:val="TableParagraph"/>
              <w:numPr>
                <w:ilvl w:val="0"/>
                <w:numId w:val="30"/>
              </w:numPr>
              <w:tabs>
                <w:tab w:val="left" w:pos="826"/>
              </w:tabs>
              <w:spacing w:before="3" w:line="240" w:lineRule="auto"/>
              <w:ind w:right="700"/>
              <w:rPr>
                <w:sz w:val="28"/>
              </w:rPr>
            </w:pPr>
            <w:r>
              <w:rPr>
                <w:sz w:val="28"/>
              </w:rPr>
              <w:t>Tác nhân vào trang thống kê mua bán</w:t>
            </w:r>
          </w:p>
          <w:p w:rsidR="002909CC" w:rsidRDefault="002909CC" w:rsidP="00DA5E24">
            <w:pPr>
              <w:pStyle w:val="TableParagraph"/>
              <w:numPr>
                <w:ilvl w:val="0"/>
                <w:numId w:val="30"/>
              </w:numPr>
              <w:tabs>
                <w:tab w:val="left" w:pos="826"/>
              </w:tabs>
              <w:spacing w:before="3" w:line="240" w:lineRule="auto"/>
              <w:ind w:right="700"/>
              <w:rPr>
                <w:sz w:val="28"/>
              </w:rPr>
            </w:pPr>
            <w:r>
              <w:rPr>
                <w:sz w:val="28"/>
              </w:rPr>
              <w:t>Tác nhân chọn loại thống kê cần xem</w:t>
            </w:r>
          </w:p>
          <w:p w:rsidR="002909CC" w:rsidRPr="000B328C" w:rsidRDefault="002909CC" w:rsidP="00DA5E24">
            <w:pPr>
              <w:pStyle w:val="TableParagraph"/>
              <w:numPr>
                <w:ilvl w:val="0"/>
                <w:numId w:val="30"/>
              </w:numPr>
              <w:tabs>
                <w:tab w:val="left" w:pos="826"/>
              </w:tabs>
              <w:spacing w:before="3" w:line="240" w:lineRule="auto"/>
              <w:ind w:right="700"/>
              <w:rPr>
                <w:sz w:val="28"/>
              </w:rPr>
            </w:pPr>
            <w:r>
              <w:rPr>
                <w:sz w:val="28"/>
              </w:rPr>
              <w:t xml:space="preserve">Hệ thống thể hiện thống kê (dạng bảng, biểu </w:t>
            </w:r>
            <w:proofErr w:type="gramStart"/>
            <w:r>
              <w:rPr>
                <w:sz w:val="28"/>
              </w:rPr>
              <w:t>đồ, …)</w:t>
            </w:r>
            <w:proofErr w:type="gramEnd"/>
            <w:r>
              <w:rPr>
                <w:sz w:val="28"/>
              </w:rPr>
              <w:t xml:space="preserve"> cho tác nhân.</w:t>
            </w:r>
          </w:p>
        </w:tc>
      </w:tr>
      <w:tr w:rsidR="000B328C" w:rsidTr="0033163E">
        <w:trPr>
          <w:trHeight w:val="441"/>
        </w:trPr>
        <w:tc>
          <w:tcPr>
            <w:tcW w:w="2792" w:type="dxa"/>
          </w:tcPr>
          <w:p w:rsidR="000B328C" w:rsidRDefault="000B328C" w:rsidP="0033163E">
            <w:pPr>
              <w:pStyle w:val="TableParagraph"/>
              <w:ind w:right="100"/>
              <w:jc w:val="right"/>
              <w:rPr>
                <w:sz w:val="28"/>
              </w:rPr>
            </w:pPr>
            <w:r>
              <w:rPr>
                <w:sz w:val="28"/>
              </w:rPr>
              <w:t>Alternative flow:</w:t>
            </w:r>
          </w:p>
        </w:tc>
        <w:tc>
          <w:tcPr>
            <w:tcW w:w="6678" w:type="dxa"/>
          </w:tcPr>
          <w:p w:rsidR="000B328C" w:rsidRDefault="000B328C" w:rsidP="0033163E">
            <w:pPr>
              <w:pStyle w:val="TableParagraph"/>
              <w:ind w:left="105"/>
              <w:rPr>
                <w:sz w:val="28"/>
              </w:rPr>
            </w:pPr>
            <w:r>
              <w:rPr>
                <w:sz w:val="28"/>
              </w:rPr>
              <w:t>Không có</w:t>
            </w:r>
          </w:p>
        </w:tc>
      </w:tr>
      <w:tr w:rsidR="000B328C" w:rsidTr="0033163E">
        <w:trPr>
          <w:trHeight w:val="443"/>
        </w:trPr>
        <w:tc>
          <w:tcPr>
            <w:tcW w:w="2792" w:type="dxa"/>
          </w:tcPr>
          <w:p w:rsidR="000B328C" w:rsidRDefault="000B328C" w:rsidP="0033163E">
            <w:pPr>
              <w:pStyle w:val="TableParagraph"/>
              <w:spacing w:before="115"/>
              <w:ind w:right="98"/>
              <w:jc w:val="right"/>
              <w:rPr>
                <w:sz w:val="28"/>
              </w:rPr>
            </w:pPr>
            <w:r>
              <w:rPr>
                <w:sz w:val="28"/>
              </w:rPr>
              <w:t>Exceptions:</w:t>
            </w:r>
          </w:p>
        </w:tc>
        <w:tc>
          <w:tcPr>
            <w:tcW w:w="6678" w:type="dxa"/>
          </w:tcPr>
          <w:p w:rsidR="000B328C" w:rsidRPr="002C6A57" w:rsidRDefault="002C6A57" w:rsidP="0033163E">
            <w:pPr>
              <w:pStyle w:val="TableParagraph"/>
              <w:spacing w:before="115"/>
              <w:ind w:left="105"/>
              <w:rPr>
                <w:sz w:val="28"/>
                <w:lang w:val="vi-VN"/>
              </w:rPr>
            </w:pPr>
            <w:r>
              <w:rPr>
                <w:sz w:val="28"/>
                <w:lang w:val="vi-VN"/>
              </w:rPr>
              <w:t>Không có</w:t>
            </w:r>
          </w:p>
        </w:tc>
      </w:tr>
      <w:tr w:rsidR="000B328C" w:rsidTr="0033163E">
        <w:trPr>
          <w:trHeight w:val="441"/>
        </w:trPr>
        <w:tc>
          <w:tcPr>
            <w:tcW w:w="2792" w:type="dxa"/>
          </w:tcPr>
          <w:p w:rsidR="000B328C" w:rsidRDefault="000B328C" w:rsidP="0033163E">
            <w:pPr>
              <w:pStyle w:val="TableParagraph"/>
              <w:ind w:right="99"/>
              <w:jc w:val="right"/>
              <w:rPr>
                <w:sz w:val="28"/>
              </w:rPr>
            </w:pPr>
            <w:r>
              <w:rPr>
                <w:sz w:val="28"/>
              </w:rPr>
              <w:t>Includes:</w:t>
            </w:r>
          </w:p>
        </w:tc>
        <w:tc>
          <w:tcPr>
            <w:tcW w:w="6678" w:type="dxa"/>
          </w:tcPr>
          <w:p w:rsidR="000B328C" w:rsidRDefault="000B328C" w:rsidP="0033163E">
            <w:pPr>
              <w:pStyle w:val="TableParagraph"/>
              <w:ind w:left="105"/>
              <w:rPr>
                <w:sz w:val="28"/>
              </w:rPr>
            </w:pPr>
            <w:r>
              <w:rPr>
                <w:sz w:val="28"/>
              </w:rPr>
              <w:t>Không có</w:t>
            </w:r>
          </w:p>
        </w:tc>
      </w:tr>
      <w:tr w:rsidR="000B328C" w:rsidTr="0033163E">
        <w:trPr>
          <w:trHeight w:val="441"/>
        </w:trPr>
        <w:tc>
          <w:tcPr>
            <w:tcW w:w="2792" w:type="dxa"/>
          </w:tcPr>
          <w:p w:rsidR="000B328C" w:rsidRDefault="000B328C" w:rsidP="0033163E">
            <w:pPr>
              <w:pStyle w:val="TableParagraph"/>
              <w:ind w:right="101"/>
              <w:jc w:val="right"/>
              <w:rPr>
                <w:sz w:val="28"/>
              </w:rPr>
            </w:pPr>
            <w:r>
              <w:rPr>
                <w:sz w:val="28"/>
              </w:rPr>
              <w:t>Priority:</w:t>
            </w:r>
          </w:p>
        </w:tc>
        <w:tc>
          <w:tcPr>
            <w:tcW w:w="6678" w:type="dxa"/>
          </w:tcPr>
          <w:p w:rsidR="000B328C" w:rsidRPr="002C6A57" w:rsidRDefault="002C6A57" w:rsidP="0033163E">
            <w:pPr>
              <w:pStyle w:val="TableParagraph"/>
              <w:ind w:left="105"/>
              <w:rPr>
                <w:sz w:val="28"/>
                <w:lang w:val="vi-VN"/>
              </w:rPr>
            </w:pPr>
            <w:r>
              <w:rPr>
                <w:sz w:val="28"/>
                <w:lang w:val="vi-VN"/>
              </w:rPr>
              <w:t>3</w:t>
            </w:r>
          </w:p>
        </w:tc>
      </w:tr>
      <w:tr w:rsidR="000B328C" w:rsidTr="0033163E">
        <w:trPr>
          <w:trHeight w:val="443"/>
        </w:trPr>
        <w:tc>
          <w:tcPr>
            <w:tcW w:w="2792" w:type="dxa"/>
          </w:tcPr>
          <w:p w:rsidR="000B328C" w:rsidRDefault="000B328C" w:rsidP="0033163E">
            <w:pPr>
              <w:pStyle w:val="TableParagraph"/>
              <w:spacing w:before="115"/>
              <w:ind w:right="98"/>
              <w:jc w:val="right"/>
              <w:rPr>
                <w:sz w:val="28"/>
              </w:rPr>
            </w:pPr>
            <w:r>
              <w:rPr>
                <w:sz w:val="28"/>
              </w:rPr>
              <w:t>Frequency of use</w:t>
            </w:r>
          </w:p>
        </w:tc>
        <w:tc>
          <w:tcPr>
            <w:tcW w:w="6678" w:type="dxa"/>
          </w:tcPr>
          <w:p w:rsidR="000B328C" w:rsidRDefault="000B328C" w:rsidP="0033163E">
            <w:pPr>
              <w:pStyle w:val="TableParagraph"/>
              <w:spacing w:before="115"/>
              <w:ind w:left="105"/>
              <w:rPr>
                <w:sz w:val="28"/>
              </w:rPr>
            </w:pPr>
            <w:r>
              <w:rPr>
                <w:sz w:val="28"/>
              </w:rPr>
              <w:t>Thường xuyên</w:t>
            </w:r>
          </w:p>
        </w:tc>
      </w:tr>
      <w:tr w:rsidR="000B328C" w:rsidTr="0033163E">
        <w:trPr>
          <w:trHeight w:val="441"/>
        </w:trPr>
        <w:tc>
          <w:tcPr>
            <w:tcW w:w="2792" w:type="dxa"/>
          </w:tcPr>
          <w:p w:rsidR="000B328C" w:rsidRDefault="000B328C" w:rsidP="0033163E">
            <w:pPr>
              <w:pStyle w:val="TableParagraph"/>
              <w:ind w:right="99"/>
              <w:jc w:val="right"/>
              <w:rPr>
                <w:sz w:val="28"/>
              </w:rPr>
            </w:pPr>
            <w:r>
              <w:rPr>
                <w:sz w:val="28"/>
              </w:rPr>
              <w:t>Business Rules:</w:t>
            </w:r>
          </w:p>
        </w:tc>
        <w:tc>
          <w:tcPr>
            <w:tcW w:w="6678" w:type="dxa"/>
          </w:tcPr>
          <w:p w:rsidR="000B328C" w:rsidRDefault="000B328C" w:rsidP="0033163E">
            <w:pPr>
              <w:pStyle w:val="TableParagraph"/>
              <w:ind w:left="105"/>
              <w:rPr>
                <w:sz w:val="28"/>
              </w:rPr>
            </w:pPr>
            <w:r>
              <w:rPr>
                <w:sz w:val="28"/>
              </w:rPr>
              <w:t>Không có</w:t>
            </w:r>
          </w:p>
        </w:tc>
      </w:tr>
      <w:tr w:rsidR="000B328C" w:rsidTr="0033163E">
        <w:trPr>
          <w:trHeight w:val="441"/>
        </w:trPr>
        <w:tc>
          <w:tcPr>
            <w:tcW w:w="2792" w:type="dxa"/>
          </w:tcPr>
          <w:p w:rsidR="000B328C" w:rsidRDefault="000B328C" w:rsidP="0033163E">
            <w:pPr>
              <w:pStyle w:val="TableParagraph"/>
              <w:ind w:right="100"/>
              <w:jc w:val="right"/>
              <w:rPr>
                <w:sz w:val="28"/>
              </w:rPr>
            </w:pPr>
            <w:r>
              <w:rPr>
                <w:sz w:val="28"/>
              </w:rPr>
              <w:t>Special Requirements:</w:t>
            </w:r>
          </w:p>
        </w:tc>
        <w:tc>
          <w:tcPr>
            <w:tcW w:w="6678" w:type="dxa"/>
          </w:tcPr>
          <w:p w:rsidR="000B328C" w:rsidRDefault="000B328C" w:rsidP="0033163E">
            <w:pPr>
              <w:pStyle w:val="TableParagraph"/>
              <w:ind w:left="105"/>
              <w:rPr>
                <w:sz w:val="28"/>
              </w:rPr>
            </w:pPr>
            <w:r>
              <w:rPr>
                <w:sz w:val="28"/>
              </w:rPr>
              <w:t>Không có</w:t>
            </w:r>
          </w:p>
        </w:tc>
      </w:tr>
      <w:tr w:rsidR="000B328C" w:rsidTr="0033163E">
        <w:trPr>
          <w:trHeight w:val="444"/>
        </w:trPr>
        <w:tc>
          <w:tcPr>
            <w:tcW w:w="2792" w:type="dxa"/>
          </w:tcPr>
          <w:p w:rsidR="000B328C" w:rsidRDefault="000B328C" w:rsidP="0033163E">
            <w:pPr>
              <w:pStyle w:val="TableParagraph"/>
              <w:spacing w:before="115"/>
              <w:ind w:right="99"/>
              <w:jc w:val="right"/>
              <w:rPr>
                <w:sz w:val="28"/>
              </w:rPr>
            </w:pPr>
            <w:r>
              <w:rPr>
                <w:sz w:val="28"/>
              </w:rPr>
              <w:t>Assumptions:</w:t>
            </w:r>
          </w:p>
        </w:tc>
        <w:tc>
          <w:tcPr>
            <w:tcW w:w="6678" w:type="dxa"/>
          </w:tcPr>
          <w:p w:rsidR="000B328C" w:rsidRDefault="000B328C" w:rsidP="0033163E">
            <w:pPr>
              <w:pStyle w:val="TableParagraph"/>
              <w:spacing w:before="115"/>
              <w:ind w:left="105"/>
              <w:rPr>
                <w:sz w:val="28"/>
              </w:rPr>
            </w:pPr>
            <w:r>
              <w:rPr>
                <w:sz w:val="28"/>
              </w:rPr>
              <w:t>Không có</w:t>
            </w:r>
          </w:p>
        </w:tc>
      </w:tr>
      <w:tr w:rsidR="000B328C" w:rsidTr="0033163E">
        <w:trPr>
          <w:trHeight w:val="441"/>
        </w:trPr>
        <w:tc>
          <w:tcPr>
            <w:tcW w:w="2792" w:type="dxa"/>
          </w:tcPr>
          <w:p w:rsidR="000B328C" w:rsidRDefault="000B328C" w:rsidP="0033163E">
            <w:pPr>
              <w:pStyle w:val="TableParagraph"/>
              <w:ind w:right="100"/>
              <w:jc w:val="right"/>
              <w:rPr>
                <w:sz w:val="28"/>
              </w:rPr>
            </w:pPr>
            <w:r>
              <w:rPr>
                <w:sz w:val="28"/>
              </w:rPr>
              <w:t>Notes and Issues:</w:t>
            </w:r>
          </w:p>
        </w:tc>
        <w:tc>
          <w:tcPr>
            <w:tcW w:w="6678" w:type="dxa"/>
          </w:tcPr>
          <w:p w:rsidR="000B328C" w:rsidRDefault="000B328C" w:rsidP="0033163E">
            <w:pPr>
              <w:pStyle w:val="TableParagraph"/>
              <w:ind w:left="105"/>
              <w:rPr>
                <w:sz w:val="28"/>
              </w:rPr>
            </w:pPr>
            <w:r>
              <w:rPr>
                <w:sz w:val="28"/>
              </w:rPr>
              <w:t>Không có</w:t>
            </w:r>
          </w:p>
        </w:tc>
      </w:tr>
    </w:tbl>
    <w:p w:rsidR="000B328C" w:rsidRDefault="000B328C" w:rsidP="00C55D80">
      <w:pPr>
        <w:tabs>
          <w:tab w:val="left" w:pos="1002"/>
        </w:tabs>
        <w:spacing w:before="65"/>
        <w:ind w:right="5922"/>
        <w:rPr>
          <w:sz w:val="28"/>
        </w:rPr>
      </w:pPr>
    </w:p>
    <w:p w:rsidR="00F13C10" w:rsidRDefault="00F13C10" w:rsidP="00F13C10">
      <w:pPr>
        <w:pStyle w:val="ListParagraph"/>
        <w:numPr>
          <w:ilvl w:val="1"/>
          <w:numId w:val="14"/>
        </w:numPr>
        <w:tabs>
          <w:tab w:val="left" w:pos="1002"/>
        </w:tabs>
        <w:spacing w:before="65"/>
        <w:rPr>
          <w:sz w:val="28"/>
        </w:rPr>
      </w:pPr>
      <w:r>
        <w:rPr>
          <w:sz w:val="28"/>
        </w:rPr>
        <w:t>Đặc tả use case Tìm kiếm cửa hàng</w:t>
      </w:r>
    </w:p>
    <w:p w:rsidR="00F13C10" w:rsidRDefault="00150CF4" w:rsidP="00F13C10">
      <w:pPr>
        <w:spacing w:before="124"/>
        <w:ind w:left="282"/>
        <w:rPr>
          <w:sz w:val="24"/>
        </w:rPr>
      </w:pPr>
      <w:r>
        <w:rPr>
          <w:b/>
          <w:sz w:val="24"/>
        </w:rPr>
        <w:t>Bảng 2.</w:t>
      </w:r>
      <w:r>
        <w:rPr>
          <w:b/>
          <w:sz w:val="24"/>
          <w:lang w:val="vi-VN"/>
        </w:rPr>
        <w:t>23</w:t>
      </w:r>
      <w:r w:rsidR="00F13C10">
        <w:rPr>
          <w:b/>
          <w:sz w:val="24"/>
        </w:rPr>
        <w:t xml:space="preserve"> </w:t>
      </w:r>
      <w:r w:rsidR="00F13C10">
        <w:rPr>
          <w:sz w:val="24"/>
        </w:rPr>
        <w:t>Đặc tả use case Tìm kiếm cửa hàng</w:t>
      </w:r>
    </w:p>
    <w:p w:rsidR="00F13C10" w:rsidRDefault="00F13C10" w:rsidP="00F13C10">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F13C10" w:rsidTr="0033163E">
        <w:trPr>
          <w:trHeight w:val="441"/>
        </w:trPr>
        <w:tc>
          <w:tcPr>
            <w:tcW w:w="2792" w:type="dxa"/>
          </w:tcPr>
          <w:p w:rsidR="00F13C10" w:rsidRDefault="00F13C10" w:rsidP="0033163E">
            <w:pPr>
              <w:pStyle w:val="TableParagraph"/>
              <w:ind w:right="98"/>
              <w:jc w:val="right"/>
              <w:rPr>
                <w:sz w:val="28"/>
              </w:rPr>
            </w:pPr>
            <w:r>
              <w:rPr>
                <w:sz w:val="28"/>
              </w:rPr>
              <w:t>Use case ID:</w:t>
            </w:r>
          </w:p>
        </w:tc>
        <w:tc>
          <w:tcPr>
            <w:tcW w:w="6678" w:type="dxa"/>
          </w:tcPr>
          <w:p w:rsidR="00F13C10" w:rsidRPr="00150CF4" w:rsidRDefault="00150CF4" w:rsidP="0033163E">
            <w:pPr>
              <w:pStyle w:val="TableParagraph"/>
              <w:ind w:left="105"/>
              <w:rPr>
                <w:sz w:val="28"/>
                <w:lang w:val="vi-VN"/>
              </w:rPr>
            </w:pPr>
            <w:r>
              <w:rPr>
                <w:sz w:val="28"/>
                <w:lang w:val="vi-VN"/>
              </w:rPr>
              <w:t>UC23</w:t>
            </w:r>
          </w:p>
        </w:tc>
      </w:tr>
      <w:tr w:rsidR="00F13C10" w:rsidTr="0033163E">
        <w:trPr>
          <w:trHeight w:val="443"/>
        </w:trPr>
        <w:tc>
          <w:tcPr>
            <w:tcW w:w="2792" w:type="dxa"/>
          </w:tcPr>
          <w:p w:rsidR="00F13C10" w:rsidRDefault="00F13C10" w:rsidP="0033163E">
            <w:pPr>
              <w:pStyle w:val="TableParagraph"/>
              <w:spacing w:before="115"/>
              <w:ind w:right="103"/>
              <w:jc w:val="right"/>
              <w:rPr>
                <w:sz w:val="28"/>
              </w:rPr>
            </w:pPr>
            <w:r>
              <w:rPr>
                <w:sz w:val="28"/>
              </w:rPr>
              <w:t>Use case Name:</w:t>
            </w:r>
          </w:p>
        </w:tc>
        <w:tc>
          <w:tcPr>
            <w:tcW w:w="6678" w:type="dxa"/>
          </w:tcPr>
          <w:p w:rsidR="00F13C10" w:rsidRDefault="00F13C10" w:rsidP="00F13C10">
            <w:pPr>
              <w:pStyle w:val="TableParagraph"/>
              <w:spacing w:before="115"/>
              <w:rPr>
                <w:sz w:val="28"/>
              </w:rPr>
            </w:pPr>
            <w:r>
              <w:rPr>
                <w:sz w:val="28"/>
              </w:rPr>
              <w:t>Tìm kiếm cửa hàng</w:t>
            </w:r>
          </w:p>
        </w:tc>
      </w:tr>
      <w:tr w:rsidR="00F13C10" w:rsidTr="0033163E">
        <w:trPr>
          <w:trHeight w:val="441"/>
        </w:trPr>
        <w:tc>
          <w:tcPr>
            <w:tcW w:w="2792" w:type="dxa"/>
          </w:tcPr>
          <w:p w:rsidR="00F13C10" w:rsidRDefault="00F13C10" w:rsidP="0033163E">
            <w:pPr>
              <w:pStyle w:val="TableParagraph"/>
              <w:ind w:right="98"/>
              <w:jc w:val="right"/>
              <w:rPr>
                <w:sz w:val="28"/>
              </w:rPr>
            </w:pPr>
            <w:r>
              <w:rPr>
                <w:sz w:val="28"/>
              </w:rPr>
              <w:t>Actors:</w:t>
            </w:r>
          </w:p>
        </w:tc>
        <w:tc>
          <w:tcPr>
            <w:tcW w:w="6678" w:type="dxa"/>
          </w:tcPr>
          <w:p w:rsidR="00F13C10" w:rsidRDefault="00F13C10" w:rsidP="00F13C10">
            <w:pPr>
              <w:pStyle w:val="TableParagraph"/>
              <w:rPr>
                <w:sz w:val="28"/>
              </w:rPr>
            </w:pPr>
            <w:r>
              <w:rPr>
                <w:sz w:val="28"/>
              </w:rPr>
              <w:t>Khách hàng, Khách thăm</w:t>
            </w:r>
          </w:p>
        </w:tc>
      </w:tr>
      <w:tr w:rsidR="00F13C10" w:rsidTr="0033163E">
        <w:trPr>
          <w:trHeight w:val="765"/>
        </w:trPr>
        <w:tc>
          <w:tcPr>
            <w:tcW w:w="2792" w:type="dxa"/>
          </w:tcPr>
          <w:p w:rsidR="00F13C10" w:rsidRDefault="00F13C10" w:rsidP="0033163E">
            <w:pPr>
              <w:pStyle w:val="TableParagraph"/>
              <w:spacing w:line="240" w:lineRule="auto"/>
              <w:ind w:right="98"/>
              <w:jc w:val="right"/>
              <w:rPr>
                <w:sz w:val="28"/>
              </w:rPr>
            </w:pPr>
            <w:r>
              <w:rPr>
                <w:sz w:val="28"/>
              </w:rPr>
              <w:t>Desctiption:</w:t>
            </w:r>
          </w:p>
        </w:tc>
        <w:tc>
          <w:tcPr>
            <w:tcW w:w="6678" w:type="dxa"/>
          </w:tcPr>
          <w:p w:rsidR="00F13C10" w:rsidRDefault="00F13C10" w:rsidP="0033163E">
            <w:pPr>
              <w:pStyle w:val="TableParagraph"/>
              <w:spacing w:before="116" w:line="322" w:lineRule="exact"/>
              <w:ind w:right="510"/>
              <w:rPr>
                <w:i/>
                <w:sz w:val="28"/>
              </w:rPr>
            </w:pPr>
            <w:r>
              <w:rPr>
                <w:sz w:val="28"/>
              </w:rPr>
              <w:t xml:space="preserve"> Use case này cho phép tác nhân </w:t>
            </w:r>
            <w:r w:rsidR="0033163E">
              <w:rPr>
                <w:sz w:val="28"/>
              </w:rPr>
              <w:t>tìm kiếm cửa hàng bán sản phẩm đang xem</w:t>
            </w:r>
          </w:p>
        </w:tc>
      </w:tr>
      <w:tr w:rsidR="00F13C10" w:rsidTr="0033163E">
        <w:trPr>
          <w:trHeight w:val="441"/>
        </w:trPr>
        <w:tc>
          <w:tcPr>
            <w:tcW w:w="2792" w:type="dxa"/>
          </w:tcPr>
          <w:p w:rsidR="00F13C10" w:rsidRDefault="00F13C10" w:rsidP="0033163E">
            <w:pPr>
              <w:pStyle w:val="TableParagraph"/>
              <w:ind w:right="99"/>
              <w:jc w:val="right"/>
              <w:rPr>
                <w:sz w:val="28"/>
              </w:rPr>
            </w:pPr>
            <w:r>
              <w:rPr>
                <w:sz w:val="28"/>
              </w:rPr>
              <w:t>Trigger:</w:t>
            </w:r>
          </w:p>
        </w:tc>
        <w:tc>
          <w:tcPr>
            <w:tcW w:w="6678" w:type="dxa"/>
          </w:tcPr>
          <w:p w:rsidR="00F13C10" w:rsidRDefault="0033163E" w:rsidP="0033163E">
            <w:pPr>
              <w:pStyle w:val="TableParagraph"/>
              <w:ind w:left="720" w:hanging="615"/>
              <w:rPr>
                <w:sz w:val="28"/>
              </w:rPr>
            </w:pPr>
            <w:r>
              <w:rPr>
                <w:sz w:val="28"/>
              </w:rPr>
              <w:t>Khi đang xem sản phẩm, tác nhân click chọn vào nút Xem cửa hàng</w:t>
            </w:r>
          </w:p>
        </w:tc>
      </w:tr>
      <w:tr w:rsidR="00F13C10" w:rsidTr="0033163E">
        <w:trPr>
          <w:trHeight w:val="441"/>
        </w:trPr>
        <w:tc>
          <w:tcPr>
            <w:tcW w:w="2792" w:type="dxa"/>
          </w:tcPr>
          <w:p w:rsidR="00F13C10" w:rsidRDefault="00F13C10" w:rsidP="0033163E">
            <w:pPr>
              <w:pStyle w:val="TableParagraph"/>
              <w:spacing w:before="113"/>
              <w:ind w:right="98"/>
              <w:jc w:val="right"/>
              <w:rPr>
                <w:sz w:val="28"/>
              </w:rPr>
            </w:pPr>
            <w:r>
              <w:rPr>
                <w:sz w:val="28"/>
              </w:rPr>
              <w:t>Preconditions:</w:t>
            </w:r>
          </w:p>
        </w:tc>
        <w:tc>
          <w:tcPr>
            <w:tcW w:w="6678" w:type="dxa"/>
          </w:tcPr>
          <w:p w:rsidR="00F13C10" w:rsidRPr="00BC49F7" w:rsidRDefault="00BC49F7" w:rsidP="0033163E">
            <w:pPr>
              <w:pStyle w:val="TableParagraph"/>
              <w:spacing w:before="113"/>
              <w:ind w:left="105"/>
              <w:rPr>
                <w:sz w:val="28"/>
                <w:lang w:val="vi-VN"/>
              </w:rPr>
            </w:pPr>
            <w:r>
              <w:rPr>
                <w:sz w:val="28"/>
                <w:lang w:val="vi-VN"/>
              </w:rPr>
              <w:t>Không có</w:t>
            </w:r>
          </w:p>
        </w:tc>
      </w:tr>
      <w:tr w:rsidR="00F13C10" w:rsidTr="0033163E">
        <w:trPr>
          <w:trHeight w:val="770"/>
        </w:trPr>
        <w:tc>
          <w:tcPr>
            <w:tcW w:w="2792" w:type="dxa"/>
          </w:tcPr>
          <w:p w:rsidR="00F13C10" w:rsidRDefault="00F13C10" w:rsidP="0033163E">
            <w:pPr>
              <w:pStyle w:val="TableParagraph"/>
              <w:spacing w:line="240" w:lineRule="auto"/>
              <w:ind w:right="99"/>
              <w:jc w:val="right"/>
              <w:rPr>
                <w:sz w:val="28"/>
              </w:rPr>
            </w:pPr>
            <w:r>
              <w:rPr>
                <w:sz w:val="28"/>
              </w:rPr>
              <w:t>Postconditions:</w:t>
            </w:r>
          </w:p>
        </w:tc>
        <w:tc>
          <w:tcPr>
            <w:tcW w:w="6678" w:type="dxa"/>
          </w:tcPr>
          <w:p w:rsidR="00F13C10" w:rsidRPr="008D282B" w:rsidRDefault="00F13C10" w:rsidP="0033163E">
            <w:pPr>
              <w:pStyle w:val="TableParagraph"/>
              <w:tabs>
                <w:tab w:val="left" w:pos="825"/>
              </w:tabs>
              <w:spacing w:before="120" w:line="324" w:lineRule="exact"/>
              <w:ind w:right="195"/>
              <w:rPr>
                <w:sz w:val="28"/>
              </w:rPr>
            </w:pPr>
            <w:r>
              <w:rPr>
                <w:sz w:val="28"/>
              </w:rPr>
              <w:t xml:space="preserve">  </w:t>
            </w:r>
            <w:r w:rsidR="0033163E">
              <w:rPr>
                <w:sz w:val="28"/>
              </w:rPr>
              <w:t>Một bản đồ chỉ địa điểm cửa hàng hiện ra cho người dùng</w:t>
            </w:r>
          </w:p>
        </w:tc>
      </w:tr>
      <w:tr w:rsidR="00F13C10" w:rsidTr="0033163E">
        <w:trPr>
          <w:trHeight w:val="2373"/>
        </w:trPr>
        <w:tc>
          <w:tcPr>
            <w:tcW w:w="2792" w:type="dxa"/>
          </w:tcPr>
          <w:p w:rsidR="00F13C10" w:rsidRDefault="00F13C10" w:rsidP="0033163E">
            <w:pPr>
              <w:pStyle w:val="TableParagraph"/>
              <w:spacing w:line="240" w:lineRule="auto"/>
              <w:ind w:right="99"/>
              <w:jc w:val="right"/>
              <w:rPr>
                <w:sz w:val="28"/>
              </w:rPr>
            </w:pPr>
            <w:r>
              <w:rPr>
                <w:sz w:val="28"/>
              </w:rPr>
              <w:lastRenderedPageBreak/>
              <w:t>Normal flow:</w:t>
            </w:r>
          </w:p>
        </w:tc>
        <w:tc>
          <w:tcPr>
            <w:tcW w:w="6678" w:type="dxa"/>
          </w:tcPr>
          <w:p w:rsidR="00F13C10" w:rsidRDefault="0033163E" w:rsidP="0033163E">
            <w:pPr>
              <w:pStyle w:val="TableParagraph"/>
              <w:numPr>
                <w:ilvl w:val="0"/>
                <w:numId w:val="31"/>
              </w:numPr>
              <w:tabs>
                <w:tab w:val="left" w:pos="826"/>
              </w:tabs>
              <w:spacing w:before="3" w:line="240" w:lineRule="auto"/>
              <w:ind w:right="700"/>
              <w:rPr>
                <w:sz w:val="28"/>
              </w:rPr>
            </w:pPr>
            <w:r>
              <w:rPr>
                <w:sz w:val="28"/>
              </w:rPr>
              <w:t>Tác nhân chọn một sản phâm muốn xem</w:t>
            </w:r>
          </w:p>
          <w:p w:rsidR="0033163E" w:rsidRDefault="0033163E" w:rsidP="0033163E">
            <w:pPr>
              <w:pStyle w:val="TableParagraph"/>
              <w:numPr>
                <w:ilvl w:val="0"/>
                <w:numId w:val="31"/>
              </w:numPr>
              <w:tabs>
                <w:tab w:val="left" w:pos="826"/>
              </w:tabs>
              <w:spacing w:before="3" w:line="240" w:lineRule="auto"/>
              <w:ind w:right="700"/>
              <w:rPr>
                <w:sz w:val="28"/>
              </w:rPr>
            </w:pPr>
            <w:r>
              <w:rPr>
                <w:sz w:val="28"/>
              </w:rPr>
              <w:t>Tác nhân click nút Xem cửa hàng</w:t>
            </w:r>
          </w:p>
          <w:p w:rsidR="0033163E" w:rsidRDefault="0033163E" w:rsidP="0033163E">
            <w:pPr>
              <w:pStyle w:val="TableParagraph"/>
              <w:numPr>
                <w:ilvl w:val="0"/>
                <w:numId w:val="31"/>
              </w:numPr>
              <w:tabs>
                <w:tab w:val="left" w:pos="826"/>
              </w:tabs>
              <w:spacing w:before="3" w:line="240" w:lineRule="auto"/>
              <w:ind w:right="700"/>
              <w:rPr>
                <w:sz w:val="28"/>
              </w:rPr>
            </w:pPr>
            <w:r>
              <w:rPr>
                <w:sz w:val="28"/>
              </w:rPr>
              <w:t>Một bản đồ hiện ra cho người dung</w:t>
            </w:r>
          </w:p>
          <w:p w:rsidR="0033163E" w:rsidRDefault="0033163E" w:rsidP="0033163E">
            <w:pPr>
              <w:pStyle w:val="TableParagraph"/>
              <w:numPr>
                <w:ilvl w:val="0"/>
                <w:numId w:val="31"/>
              </w:numPr>
              <w:tabs>
                <w:tab w:val="left" w:pos="826"/>
              </w:tabs>
              <w:spacing w:before="3" w:line="240" w:lineRule="auto"/>
              <w:ind w:right="700"/>
              <w:rPr>
                <w:sz w:val="28"/>
              </w:rPr>
            </w:pPr>
            <w:r>
              <w:rPr>
                <w:sz w:val="28"/>
              </w:rPr>
              <w:t>Tác nhân chọn nút Chỉ đường</w:t>
            </w:r>
          </w:p>
          <w:p w:rsidR="0033163E" w:rsidRPr="000B328C" w:rsidRDefault="0033163E" w:rsidP="0033163E">
            <w:pPr>
              <w:pStyle w:val="TableParagraph"/>
              <w:numPr>
                <w:ilvl w:val="0"/>
                <w:numId w:val="31"/>
              </w:numPr>
              <w:tabs>
                <w:tab w:val="left" w:pos="826"/>
              </w:tabs>
              <w:spacing w:before="3" w:line="240" w:lineRule="auto"/>
              <w:ind w:right="700"/>
              <w:rPr>
                <w:sz w:val="28"/>
              </w:rPr>
            </w:pPr>
            <w:r>
              <w:rPr>
                <w:sz w:val="28"/>
              </w:rPr>
              <w:t>Một chỉ đường hiện ra trên bản đồ đến vị trí cửa hàng</w:t>
            </w:r>
          </w:p>
        </w:tc>
      </w:tr>
      <w:tr w:rsidR="00F13C10" w:rsidTr="0033163E">
        <w:trPr>
          <w:trHeight w:val="441"/>
        </w:trPr>
        <w:tc>
          <w:tcPr>
            <w:tcW w:w="2792" w:type="dxa"/>
          </w:tcPr>
          <w:p w:rsidR="00F13C10" w:rsidRDefault="00F13C10" w:rsidP="0033163E">
            <w:pPr>
              <w:pStyle w:val="TableParagraph"/>
              <w:ind w:right="100"/>
              <w:jc w:val="right"/>
              <w:rPr>
                <w:sz w:val="28"/>
              </w:rPr>
            </w:pPr>
            <w:r>
              <w:rPr>
                <w:sz w:val="28"/>
              </w:rPr>
              <w:t>Alternative flow:</w:t>
            </w:r>
          </w:p>
        </w:tc>
        <w:tc>
          <w:tcPr>
            <w:tcW w:w="6678" w:type="dxa"/>
          </w:tcPr>
          <w:p w:rsidR="00F13C10" w:rsidRDefault="00F13C10" w:rsidP="0033163E">
            <w:pPr>
              <w:pStyle w:val="TableParagraph"/>
              <w:ind w:left="105"/>
              <w:rPr>
                <w:sz w:val="28"/>
              </w:rPr>
            </w:pPr>
            <w:r>
              <w:rPr>
                <w:sz w:val="28"/>
              </w:rPr>
              <w:t>Không có</w:t>
            </w:r>
          </w:p>
        </w:tc>
      </w:tr>
      <w:tr w:rsidR="00F13C10" w:rsidTr="0033163E">
        <w:trPr>
          <w:trHeight w:val="443"/>
        </w:trPr>
        <w:tc>
          <w:tcPr>
            <w:tcW w:w="2792" w:type="dxa"/>
          </w:tcPr>
          <w:p w:rsidR="00F13C10" w:rsidRDefault="00F13C10" w:rsidP="0033163E">
            <w:pPr>
              <w:pStyle w:val="TableParagraph"/>
              <w:spacing w:before="115"/>
              <w:ind w:right="98"/>
              <w:jc w:val="right"/>
              <w:rPr>
                <w:sz w:val="28"/>
              </w:rPr>
            </w:pPr>
            <w:r>
              <w:rPr>
                <w:sz w:val="28"/>
              </w:rPr>
              <w:t>Exceptions:</w:t>
            </w:r>
          </w:p>
        </w:tc>
        <w:tc>
          <w:tcPr>
            <w:tcW w:w="6678" w:type="dxa"/>
          </w:tcPr>
          <w:p w:rsidR="00F13C10" w:rsidRPr="002C6A57" w:rsidRDefault="002C6A57" w:rsidP="0033163E">
            <w:pPr>
              <w:pStyle w:val="TableParagraph"/>
              <w:spacing w:before="115"/>
              <w:ind w:left="105"/>
              <w:rPr>
                <w:sz w:val="28"/>
                <w:lang w:val="vi-VN"/>
              </w:rPr>
            </w:pPr>
            <w:r>
              <w:rPr>
                <w:sz w:val="28"/>
                <w:lang w:val="vi-VN"/>
              </w:rPr>
              <w:t>Không có</w:t>
            </w:r>
          </w:p>
        </w:tc>
      </w:tr>
      <w:tr w:rsidR="00F13C10" w:rsidTr="0033163E">
        <w:trPr>
          <w:trHeight w:val="441"/>
        </w:trPr>
        <w:tc>
          <w:tcPr>
            <w:tcW w:w="2792" w:type="dxa"/>
          </w:tcPr>
          <w:p w:rsidR="00F13C10" w:rsidRDefault="00F13C10" w:rsidP="0033163E">
            <w:pPr>
              <w:pStyle w:val="TableParagraph"/>
              <w:ind w:right="99"/>
              <w:jc w:val="right"/>
              <w:rPr>
                <w:sz w:val="28"/>
              </w:rPr>
            </w:pPr>
            <w:r>
              <w:rPr>
                <w:sz w:val="28"/>
              </w:rPr>
              <w:t>Includes:</w:t>
            </w:r>
          </w:p>
        </w:tc>
        <w:tc>
          <w:tcPr>
            <w:tcW w:w="6678" w:type="dxa"/>
          </w:tcPr>
          <w:p w:rsidR="00F13C10" w:rsidRDefault="00F13C10" w:rsidP="0033163E">
            <w:pPr>
              <w:pStyle w:val="TableParagraph"/>
              <w:ind w:left="105"/>
              <w:rPr>
                <w:sz w:val="28"/>
              </w:rPr>
            </w:pPr>
            <w:r>
              <w:rPr>
                <w:sz w:val="28"/>
              </w:rPr>
              <w:t>Không có</w:t>
            </w:r>
          </w:p>
        </w:tc>
      </w:tr>
      <w:tr w:rsidR="00F13C10" w:rsidTr="0033163E">
        <w:trPr>
          <w:trHeight w:val="441"/>
        </w:trPr>
        <w:tc>
          <w:tcPr>
            <w:tcW w:w="2792" w:type="dxa"/>
          </w:tcPr>
          <w:p w:rsidR="00F13C10" w:rsidRDefault="00F13C10" w:rsidP="0033163E">
            <w:pPr>
              <w:pStyle w:val="TableParagraph"/>
              <w:ind w:right="101"/>
              <w:jc w:val="right"/>
              <w:rPr>
                <w:sz w:val="28"/>
              </w:rPr>
            </w:pPr>
            <w:r>
              <w:rPr>
                <w:sz w:val="28"/>
              </w:rPr>
              <w:t>Priority:</w:t>
            </w:r>
          </w:p>
        </w:tc>
        <w:tc>
          <w:tcPr>
            <w:tcW w:w="6678" w:type="dxa"/>
          </w:tcPr>
          <w:p w:rsidR="00F13C10" w:rsidRPr="002C6A57" w:rsidRDefault="002C6A57" w:rsidP="0033163E">
            <w:pPr>
              <w:pStyle w:val="TableParagraph"/>
              <w:ind w:left="105"/>
              <w:rPr>
                <w:sz w:val="28"/>
                <w:lang w:val="vi-VN"/>
              </w:rPr>
            </w:pPr>
            <w:r>
              <w:rPr>
                <w:sz w:val="28"/>
                <w:lang w:val="vi-VN"/>
              </w:rPr>
              <w:t>3</w:t>
            </w:r>
          </w:p>
        </w:tc>
      </w:tr>
      <w:tr w:rsidR="00F13C10" w:rsidTr="0033163E">
        <w:trPr>
          <w:trHeight w:val="443"/>
        </w:trPr>
        <w:tc>
          <w:tcPr>
            <w:tcW w:w="2792" w:type="dxa"/>
          </w:tcPr>
          <w:p w:rsidR="00F13C10" w:rsidRDefault="00F13C10" w:rsidP="0033163E">
            <w:pPr>
              <w:pStyle w:val="TableParagraph"/>
              <w:spacing w:before="115"/>
              <w:ind w:right="98"/>
              <w:jc w:val="right"/>
              <w:rPr>
                <w:sz w:val="28"/>
              </w:rPr>
            </w:pPr>
            <w:r>
              <w:rPr>
                <w:sz w:val="28"/>
              </w:rPr>
              <w:t>Frequency of use</w:t>
            </w:r>
          </w:p>
        </w:tc>
        <w:tc>
          <w:tcPr>
            <w:tcW w:w="6678" w:type="dxa"/>
          </w:tcPr>
          <w:p w:rsidR="00F13C10" w:rsidRDefault="00F13C10" w:rsidP="0033163E">
            <w:pPr>
              <w:pStyle w:val="TableParagraph"/>
              <w:spacing w:before="115"/>
              <w:ind w:left="105"/>
              <w:rPr>
                <w:sz w:val="28"/>
              </w:rPr>
            </w:pPr>
            <w:r>
              <w:rPr>
                <w:sz w:val="28"/>
              </w:rPr>
              <w:t>Thường xuyên</w:t>
            </w:r>
          </w:p>
        </w:tc>
      </w:tr>
      <w:tr w:rsidR="00F13C10" w:rsidTr="0033163E">
        <w:trPr>
          <w:trHeight w:val="441"/>
        </w:trPr>
        <w:tc>
          <w:tcPr>
            <w:tcW w:w="2792" w:type="dxa"/>
          </w:tcPr>
          <w:p w:rsidR="00F13C10" w:rsidRDefault="00F13C10" w:rsidP="0033163E">
            <w:pPr>
              <w:pStyle w:val="TableParagraph"/>
              <w:ind w:right="99"/>
              <w:jc w:val="right"/>
              <w:rPr>
                <w:sz w:val="28"/>
              </w:rPr>
            </w:pPr>
            <w:r>
              <w:rPr>
                <w:sz w:val="28"/>
              </w:rPr>
              <w:t>Business Rules:</w:t>
            </w:r>
          </w:p>
        </w:tc>
        <w:tc>
          <w:tcPr>
            <w:tcW w:w="6678" w:type="dxa"/>
          </w:tcPr>
          <w:p w:rsidR="00F13C10" w:rsidRDefault="00F13C10" w:rsidP="0033163E">
            <w:pPr>
              <w:pStyle w:val="TableParagraph"/>
              <w:ind w:left="105"/>
              <w:rPr>
                <w:sz w:val="28"/>
              </w:rPr>
            </w:pPr>
            <w:r>
              <w:rPr>
                <w:sz w:val="28"/>
              </w:rPr>
              <w:t>Không có</w:t>
            </w:r>
          </w:p>
        </w:tc>
      </w:tr>
      <w:tr w:rsidR="00F13C10" w:rsidTr="0033163E">
        <w:trPr>
          <w:trHeight w:val="441"/>
        </w:trPr>
        <w:tc>
          <w:tcPr>
            <w:tcW w:w="2792" w:type="dxa"/>
          </w:tcPr>
          <w:p w:rsidR="00F13C10" w:rsidRDefault="00F13C10" w:rsidP="0033163E">
            <w:pPr>
              <w:pStyle w:val="TableParagraph"/>
              <w:ind w:right="100"/>
              <w:jc w:val="right"/>
              <w:rPr>
                <w:sz w:val="28"/>
              </w:rPr>
            </w:pPr>
            <w:r>
              <w:rPr>
                <w:sz w:val="28"/>
              </w:rPr>
              <w:t>Special Requirements:</w:t>
            </w:r>
          </w:p>
        </w:tc>
        <w:tc>
          <w:tcPr>
            <w:tcW w:w="6678" w:type="dxa"/>
          </w:tcPr>
          <w:p w:rsidR="00F13C10" w:rsidRDefault="00F13C10" w:rsidP="0033163E">
            <w:pPr>
              <w:pStyle w:val="TableParagraph"/>
              <w:ind w:left="105"/>
              <w:rPr>
                <w:sz w:val="28"/>
              </w:rPr>
            </w:pPr>
            <w:r>
              <w:rPr>
                <w:sz w:val="28"/>
              </w:rPr>
              <w:t>Không có</w:t>
            </w:r>
          </w:p>
        </w:tc>
      </w:tr>
      <w:tr w:rsidR="00F13C10" w:rsidTr="0033163E">
        <w:trPr>
          <w:trHeight w:val="444"/>
        </w:trPr>
        <w:tc>
          <w:tcPr>
            <w:tcW w:w="2792" w:type="dxa"/>
          </w:tcPr>
          <w:p w:rsidR="00F13C10" w:rsidRDefault="00F13C10" w:rsidP="0033163E">
            <w:pPr>
              <w:pStyle w:val="TableParagraph"/>
              <w:spacing w:before="115"/>
              <w:ind w:right="99"/>
              <w:jc w:val="right"/>
              <w:rPr>
                <w:sz w:val="28"/>
              </w:rPr>
            </w:pPr>
            <w:r>
              <w:rPr>
                <w:sz w:val="28"/>
              </w:rPr>
              <w:t>Assumptions:</w:t>
            </w:r>
          </w:p>
        </w:tc>
        <w:tc>
          <w:tcPr>
            <w:tcW w:w="6678" w:type="dxa"/>
          </w:tcPr>
          <w:p w:rsidR="00F13C10" w:rsidRDefault="00F13C10" w:rsidP="0033163E">
            <w:pPr>
              <w:pStyle w:val="TableParagraph"/>
              <w:spacing w:before="115"/>
              <w:ind w:left="105"/>
              <w:rPr>
                <w:sz w:val="28"/>
              </w:rPr>
            </w:pPr>
            <w:r>
              <w:rPr>
                <w:sz w:val="28"/>
              </w:rPr>
              <w:t>Không có</w:t>
            </w:r>
          </w:p>
        </w:tc>
      </w:tr>
      <w:tr w:rsidR="00F13C10" w:rsidTr="0033163E">
        <w:trPr>
          <w:trHeight w:val="441"/>
        </w:trPr>
        <w:tc>
          <w:tcPr>
            <w:tcW w:w="2792" w:type="dxa"/>
          </w:tcPr>
          <w:p w:rsidR="00F13C10" w:rsidRDefault="00F13C10" w:rsidP="0033163E">
            <w:pPr>
              <w:pStyle w:val="TableParagraph"/>
              <w:ind w:right="100"/>
              <w:jc w:val="right"/>
              <w:rPr>
                <w:sz w:val="28"/>
              </w:rPr>
            </w:pPr>
            <w:r>
              <w:rPr>
                <w:sz w:val="28"/>
              </w:rPr>
              <w:t>Notes and Issues:</w:t>
            </w:r>
          </w:p>
        </w:tc>
        <w:tc>
          <w:tcPr>
            <w:tcW w:w="6678" w:type="dxa"/>
          </w:tcPr>
          <w:p w:rsidR="00F13C10" w:rsidRDefault="00F13C10" w:rsidP="0033163E">
            <w:pPr>
              <w:pStyle w:val="TableParagraph"/>
              <w:ind w:left="105"/>
              <w:rPr>
                <w:sz w:val="28"/>
              </w:rPr>
            </w:pPr>
            <w:r>
              <w:rPr>
                <w:sz w:val="28"/>
              </w:rPr>
              <w:t>Không có</w:t>
            </w:r>
          </w:p>
        </w:tc>
      </w:tr>
    </w:tbl>
    <w:p w:rsidR="00F13C10" w:rsidRDefault="00F13C10" w:rsidP="00C55D80">
      <w:pPr>
        <w:tabs>
          <w:tab w:val="left" w:pos="1002"/>
        </w:tabs>
        <w:spacing w:before="65"/>
        <w:ind w:right="5922"/>
        <w:rPr>
          <w:sz w:val="28"/>
        </w:rPr>
      </w:pPr>
    </w:p>
    <w:p w:rsidR="0033163E" w:rsidRDefault="0033163E" w:rsidP="0033163E">
      <w:pPr>
        <w:pStyle w:val="ListParagraph"/>
        <w:numPr>
          <w:ilvl w:val="1"/>
          <w:numId w:val="14"/>
        </w:numPr>
        <w:tabs>
          <w:tab w:val="left" w:pos="1002"/>
        </w:tabs>
        <w:spacing w:before="65"/>
        <w:rPr>
          <w:sz w:val="28"/>
        </w:rPr>
      </w:pPr>
      <w:r>
        <w:rPr>
          <w:sz w:val="28"/>
        </w:rPr>
        <w:t>Đặc tả use case Tìm kiếm sản phẩm</w:t>
      </w:r>
      <w:r>
        <w:rPr>
          <w:sz w:val="28"/>
        </w:rPr>
        <w:tab/>
      </w:r>
    </w:p>
    <w:p w:rsidR="0033163E" w:rsidRDefault="00150CF4" w:rsidP="0033163E">
      <w:pPr>
        <w:spacing w:before="124"/>
        <w:ind w:left="282"/>
        <w:rPr>
          <w:sz w:val="24"/>
        </w:rPr>
      </w:pPr>
      <w:r>
        <w:rPr>
          <w:b/>
          <w:sz w:val="24"/>
        </w:rPr>
        <w:t>Bảng 2.</w:t>
      </w:r>
      <w:r>
        <w:rPr>
          <w:b/>
          <w:sz w:val="24"/>
          <w:lang w:val="vi-VN"/>
        </w:rPr>
        <w:t>24</w:t>
      </w:r>
      <w:r w:rsidR="0033163E">
        <w:rPr>
          <w:b/>
          <w:sz w:val="24"/>
        </w:rPr>
        <w:t xml:space="preserve"> </w:t>
      </w:r>
      <w:r w:rsidR="0033163E">
        <w:rPr>
          <w:sz w:val="24"/>
        </w:rPr>
        <w:t>Đặc tả use case Tìm kiếm sản phẩm</w:t>
      </w:r>
    </w:p>
    <w:p w:rsidR="0033163E" w:rsidRDefault="0033163E" w:rsidP="0033163E">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33163E" w:rsidTr="0033163E">
        <w:trPr>
          <w:trHeight w:val="441"/>
        </w:trPr>
        <w:tc>
          <w:tcPr>
            <w:tcW w:w="2792" w:type="dxa"/>
          </w:tcPr>
          <w:p w:rsidR="0033163E" w:rsidRDefault="0033163E" w:rsidP="0033163E">
            <w:pPr>
              <w:pStyle w:val="TableParagraph"/>
              <w:ind w:right="98"/>
              <w:jc w:val="right"/>
              <w:rPr>
                <w:sz w:val="28"/>
              </w:rPr>
            </w:pPr>
            <w:r>
              <w:rPr>
                <w:sz w:val="28"/>
              </w:rPr>
              <w:t>Use case ID:</w:t>
            </w:r>
          </w:p>
        </w:tc>
        <w:tc>
          <w:tcPr>
            <w:tcW w:w="6678" w:type="dxa"/>
          </w:tcPr>
          <w:p w:rsidR="0033163E" w:rsidRPr="00150CF4" w:rsidRDefault="00150CF4" w:rsidP="0033163E">
            <w:pPr>
              <w:pStyle w:val="TableParagraph"/>
              <w:ind w:left="105"/>
              <w:rPr>
                <w:sz w:val="28"/>
                <w:lang w:val="vi-VN"/>
              </w:rPr>
            </w:pPr>
            <w:r>
              <w:rPr>
                <w:sz w:val="28"/>
                <w:lang w:val="vi-VN"/>
              </w:rPr>
              <w:t>UC24</w:t>
            </w:r>
          </w:p>
        </w:tc>
      </w:tr>
      <w:tr w:rsidR="0033163E" w:rsidTr="0033163E">
        <w:trPr>
          <w:trHeight w:val="443"/>
        </w:trPr>
        <w:tc>
          <w:tcPr>
            <w:tcW w:w="2792" w:type="dxa"/>
          </w:tcPr>
          <w:p w:rsidR="0033163E" w:rsidRDefault="0033163E" w:rsidP="0033163E">
            <w:pPr>
              <w:pStyle w:val="TableParagraph"/>
              <w:spacing w:before="115"/>
              <w:ind w:right="103"/>
              <w:jc w:val="right"/>
              <w:rPr>
                <w:sz w:val="28"/>
              </w:rPr>
            </w:pPr>
            <w:r>
              <w:rPr>
                <w:sz w:val="28"/>
              </w:rPr>
              <w:t>Use case Name:</w:t>
            </w:r>
          </w:p>
        </w:tc>
        <w:tc>
          <w:tcPr>
            <w:tcW w:w="6678" w:type="dxa"/>
          </w:tcPr>
          <w:p w:rsidR="0033163E" w:rsidRDefault="0033163E" w:rsidP="0033163E">
            <w:pPr>
              <w:pStyle w:val="TableParagraph"/>
              <w:spacing w:before="115"/>
              <w:rPr>
                <w:sz w:val="28"/>
              </w:rPr>
            </w:pPr>
            <w:r>
              <w:rPr>
                <w:sz w:val="28"/>
              </w:rPr>
              <w:t>Tìm kiếm sản phẩm</w:t>
            </w:r>
          </w:p>
        </w:tc>
      </w:tr>
      <w:tr w:rsidR="0033163E" w:rsidTr="0033163E">
        <w:trPr>
          <w:trHeight w:val="441"/>
        </w:trPr>
        <w:tc>
          <w:tcPr>
            <w:tcW w:w="2792" w:type="dxa"/>
          </w:tcPr>
          <w:p w:rsidR="0033163E" w:rsidRDefault="0033163E" w:rsidP="0033163E">
            <w:pPr>
              <w:pStyle w:val="TableParagraph"/>
              <w:ind w:right="98"/>
              <w:jc w:val="right"/>
              <w:rPr>
                <w:sz w:val="28"/>
              </w:rPr>
            </w:pPr>
            <w:r>
              <w:rPr>
                <w:sz w:val="28"/>
              </w:rPr>
              <w:t>Actors:</w:t>
            </w:r>
          </w:p>
        </w:tc>
        <w:tc>
          <w:tcPr>
            <w:tcW w:w="6678" w:type="dxa"/>
          </w:tcPr>
          <w:p w:rsidR="0033163E" w:rsidRDefault="0033163E" w:rsidP="0033163E">
            <w:pPr>
              <w:pStyle w:val="TableParagraph"/>
              <w:rPr>
                <w:sz w:val="28"/>
              </w:rPr>
            </w:pPr>
            <w:r>
              <w:rPr>
                <w:sz w:val="28"/>
              </w:rPr>
              <w:t>Khách hàng, Khách thăm</w:t>
            </w:r>
          </w:p>
        </w:tc>
      </w:tr>
      <w:tr w:rsidR="0033163E" w:rsidTr="0033163E">
        <w:trPr>
          <w:trHeight w:val="765"/>
        </w:trPr>
        <w:tc>
          <w:tcPr>
            <w:tcW w:w="2792" w:type="dxa"/>
          </w:tcPr>
          <w:p w:rsidR="0033163E" w:rsidRDefault="0033163E" w:rsidP="0033163E">
            <w:pPr>
              <w:pStyle w:val="TableParagraph"/>
              <w:spacing w:line="240" w:lineRule="auto"/>
              <w:ind w:right="98"/>
              <w:jc w:val="right"/>
              <w:rPr>
                <w:sz w:val="28"/>
              </w:rPr>
            </w:pPr>
            <w:r>
              <w:rPr>
                <w:sz w:val="28"/>
              </w:rPr>
              <w:t>Desctiption:</w:t>
            </w:r>
          </w:p>
        </w:tc>
        <w:tc>
          <w:tcPr>
            <w:tcW w:w="6678" w:type="dxa"/>
          </w:tcPr>
          <w:p w:rsidR="0033163E" w:rsidRDefault="0033163E" w:rsidP="0033163E">
            <w:pPr>
              <w:pStyle w:val="TableParagraph"/>
              <w:spacing w:before="116" w:line="322" w:lineRule="exact"/>
              <w:ind w:right="510"/>
              <w:rPr>
                <w:i/>
                <w:sz w:val="28"/>
              </w:rPr>
            </w:pPr>
            <w:r>
              <w:rPr>
                <w:sz w:val="28"/>
              </w:rPr>
              <w:t xml:space="preserve"> Use case này cho phép tác nhân tìm kiếm sản phẩm theo tên sản phẩm</w:t>
            </w:r>
          </w:p>
        </w:tc>
      </w:tr>
      <w:tr w:rsidR="0033163E" w:rsidTr="0033163E">
        <w:trPr>
          <w:trHeight w:val="441"/>
        </w:trPr>
        <w:tc>
          <w:tcPr>
            <w:tcW w:w="2792" w:type="dxa"/>
          </w:tcPr>
          <w:p w:rsidR="0033163E" w:rsidRDefault="0033163E" w:rsidP="0033163E">
            <w:pPr>
              <w:pStyle w:val="TableParagraph"/>
              <w:ind w:right="99"/>
              <w:jc w:val="right"/>
              <w:rPr>
                <w:sz w:val="28"/>
              </w:rPr>
            </w:pPr>
            <w:r>
              <w:rPr>
                <w:sz w:val="28"/>
              </w:rPr>
              <w:t>Trigger:</w:t>
            </w:r>
          </w:p>
        </w:tc>
        <w:tc>
          <w:tcPr>
            <w:tcW w:w="6678" w:type="dxa"/>
          </w:tcPr>
          <w:p w:rsidR="0033163E" w:rsidRDefault="0033163E" w:rsidP="0033163E">
            <w:pPr>
              <w:pStyle w:val="TableParagraph"/>
              <w:ind w:left="720" w:hanging="615"/>
              <w:rPr>
                <w:sz w:val="28"/>
              </w:rPr>
            </w:pPr>
            <w:r>
              <w:rPr>
                <w:sz w:val="28"/>
              </w:rPr>
              <w:t>Gõ tên sản phẩm vào ô tìm kiếm rồi nhấn enter</w:t>
            </w:r>
          </w:p>
        </w:tc>
      </w:tr>
      <w:tr w:rsidR="0033163E" w:rsidTr="0033163E">
        <w:trPr>
          <w:trHeight w:val="441"/>
        </w:trPr>
        <w:tc>
          <w:tcPr>
            <w:tcW w:w="2792" w:type="dxa"/>
          </w:tcPr>
          <w:p w:rsidR="0033163E" w:rsidRDefault="0033163E" w:rsidP="0033163E">
            <w:pPr>
              <w:pStyle w:val="TableParagraph"/>
              <w:spacing w:before="113"/>
              <w:ind w:right="98"/>
              <w:jc w:val="right"/>
              <w:rPr>
                <w:sz w:val="28"/>
              </w:rPr>
            </w:pPr>
            <w:r>
              <w:rPr>
                <w:sz w:val="28"/>
              </w:rPr>
              <w:t>Preconditions:</w:t>
            </w:r>
          </w:p>
        </w:tc>
        <w:tc>
          <w:tcPr>
            <w:tcW w:w="6678" w:type="dxa"/>
          </w:tcPr>
          <w:p w:rsidR="0033163E" w:rsidRPr="00EB52C4" w:rsidRDefault="00EB52C4" w:rsidP="0033163E">
            <w:pPr>
              <w:pStyle w:val="TableParagraph"/>
              <w:spacing w:before="113"/>
              <w:ind w:left="105"/>
              <w:rPr>
                <w:sz w:val="28"/>
                <w:lang w:val="vi-VN"/>
              </w:rPr>
            </w:pPr>
            <w:r>
              <w:rPr>
                <w:sz w:val="28"/>
                <w:lang w:val="vi-VN"/>
              </w:rPr>
              <w:t>Không có</w:t>
            </w:r>
          </w:p>
        </w:tc>
      </w:tr>
      <w:tr w:rsidR="0033163E" w:rsidTr="0033163E">
        <w:trPr>
          <w:trHeight w:val="770"/>
        </w:trPr>
        <w:tc>
          <w:tcPr>
            <w:tcW w:w="2792" w:type="dxa"/>
          </w:tcPr>
          <w:p w:rsidR="0033163E" w:rsidRDefault="0033163E" w:rsidP="0033163E">
            <w:pPr>
              <w:pStyle w:val="TableParagraph"/>
              <w:spacing w:line="240" w:lineRule="auto"/>
              <w:ind w:right="99"/>
              <w:jc w:val="right"/>
              <w:rPr>
                <w:sz w:val="28"/>
              </w:rPr>
            </w:pPr>
            <w:r>
              <w:rPr>
                <w:sz w:val="28"/>
              </w:rPr>
              <w:t>Postconditions:</w:t>
            </w:r>
          </w:p>
        </w:tc>
        <w:tc>
          <w:tcPr>
            <w:tcW w:w="6678" w:type="dxa"/>
          </w:tcPr>
          <w:p w:rsidR="0033163E" w:rsidRPr="008D282B" w:rsidRDefault="0033163E" w:rsidP="0033163E">
            <w:pPr>
              <w:pStyle w:val="TableParagraph"/>
              <w:tabs>
                <w:tab w:val="left" w:pos="825"/>
              </w:tabs>
              <w:spacing w:before="120" w:line="324" w:lineRule="exact"/>
              <w:ind w:right="195"/>
              <w:rPr>
                <w:sz w:val="28"/>
              </w:rPr>
            </w:pPr>
            <w:r>
              <w:rPr>
                <w:sz w:val="28"/>
              </w:rPr>
              <w:t xml:space="preserve">  Một danh sách sản phẩm phù hợp hiện ra</w:t>
            </w:r>
          </w:p>
        </w:tc>
      </w:tr>
      <w:tr w:rsidR="0033163E" w:rsidTr="0033163E">
        <w:trPr>
          <w:trHeight w:val="2373"/>
        </w:trPr>
        <w:tc>
          <w:tcPr>
            <w:tcW w:w="2792" w:type="dxa"/>
          </w:tcPr>
          <w:p w:rsidR="0033163E" w:rsidRDefault="0033163E" w:rsidP="0033163E">
            <w:pPr>
              <w:pStyle w:val="TableParagraph"/>
              <w:spacing w:line="240" w:lineRule="auto"/>
              <w:ind w:right="99"/>
              <w:jc w:val="right"/>
              <w:rPr>
                <w:sz w:val="28"/>
              </w:rPr>
            </w:pPr>
            <w:r>
              <w:rPr>
                <w:sz w:val="28"/>
              </w:rPr>
              <w:lastRenderedPageBreak/>
              <w:t>Normal flow:</w:t>
            </w:r>
          </w:p>
        </w:tc>
        <w:tc>
          <w:tcPr>
            <w:tcW w:w="6678" w:type="dxa"/>
          </w:tcPr>
          <w:p w:rsidR="0033163E" w:rsidRDefault="0033163E" w:rsidP="0033163E">
            <w:pPr>
              <w:pStyle w:val="TableParagraph"/>
              <w:numPr>
                <w:ilvl w:val="0"/>
                <w:numId w:val="32"/>
              </w:numPr>
              <w:tabs>
                <w:tab w:val="left" w:pos="826"/>
              </w:tabs>
              <w:spacing w:before="3" w:line="240" w:lineRule="auto"/>
              <w:ind w:right="700"/>
              <w:rPr>
                <w:sz w:val="28"/>
              </w:rPr>
            </w:pPr>
            <w:r>
              <w:rPr>
                <w:sz w:val="28"/>
              </w:rPr>
              <w:t>Tác nhân gõ tên sản phẩm muốn tìn</w:t>
            </w:r>
          </w:p>
          <w:p w:rsidR="0033163E" w:rsidRDefault="0033163E" w:rsidP="0033163E">
            <w:pPr>
              <w:pStyle w:val="TableParagraph"/>
              <w:numPr>
                <w:ilvl w:val="0"/>
                <w:numId w:val="32"/>
              </w:numPr>
              <w:tabs>
                <w:tab w:val="left" w:pos="826"/>
              </w:tabs>
              <w:spacing w:before="3" w:line="240" w:lineRule="auto"/>
              <w:ind w:right="700"/>
              <w:rPr>
                <w:sz w:val="28"/>
              </w:rPr>
            </w:pPr>
            <w:r>
              <w:rPr>
                <w:sz w:val="28"/>
              </w:rPr>
              <w:t>Tác nhân gõ enter (hoặc ấn nút Tìm kiếm)</w:t>
            </w:r>
          </w:p>
          <w:p w:rsidR="0033163E" w:rsidRPr="000B328C" w:rsidRDefault="0033163E" w:rsidP="0033163E">
            <w:pPr>
              <w:pStyle w:val="TableParagraph"/>
              <w:numPr>
                <w:ilvl w:val="0"/>
                <w:numId w:val="32"/>
              </w:numPr>
              <w:tabs>
                <w:tab w:val="left" w:pos="826"/>
              </w:tabs>
              <w:spacing w:before="3" w:line="240" w:lineRule="auto"/>
              <w:ind w:right="700"/>
              <w:rPr>
                <w:sz w:val="28"/>
              </w:rPr>
            </w:pPr>
            <w:r>
              <w:rPr>
                <w:sz w:val="28"/>
              </w:rPr>
              <w:t>Một danh sách sản phẩm phù hợp với từ khóa của tác nhân hiện ra sắp xếp theo đồ phù hợp giảm dần</w:t>
            </w:r>
          </w:p>
        </w:tc>
      </w:tr>
      <w:tr w:rsidR="0033163E" w:rsidTr="0033163E">
        <w:trPr>
          <w:trHeight w:val="441"/>
        </w:trPr>
        <w:tc>
          <w:tcPr>
            <w:tcW w:w="2792" w:type="dxa"/>
          </w:tcPr>
          <w:p w:rsidR="0033163E" w:rsidRDefault="0033163E" w:rsidP="0033163E">
            <w:pPr>
              <w:pStyle w:val="TableParagraph"/>
              <w:ind w:right="100"/>
              <w:jc w:val="right"/>
              <w:rPr>
                <w:sz w:val="28"/>
              </w:rPr>
            </w:pPr>
            <w:r>
              <w:rPr>
                <w:sz w:val="28"/>
              </w:rPr>
              <w:t>Alternative flow:</w:t>
            </w:r>
          </w:p>
        </w:tc>
        <w:tc>
          <w:tcPr>
            <w:tcW w:w="6678" w:type="dxa"/>
          </w:tcPr>
          <w:p w:rsidR="0033163E" w:rsidRDefault="0033163E" w:rsidP="0033163E">
            <w:pPr>
              <w:pStyle w:val="TableParagraph"/>
              <w:ind w:left="105"/>
              <w:rPr>
                <w:sz w:val="28"/>
              </w:rPr>
            </w:pPr>
            <w:r>
              <w:rPr>
                <w:sz w:val="28"/>
              </w:rPr>
              <w:t>Không có</w:t>
            </w:r>
          </w:p>
        </w:tc>
      </w:tr>
      <w:tr w:rsidR="0033163E" w:rsidTr="0033163E">
        <w:trPr>
          <w:trHeight w:val="443"/>
        </w:trPr>
        <w:tc>
          <w:tcPr>
            <w:tcW w:w="2792" w:type="dxa"/>
          </w:tcPr>
          <w:p w:rsidR="0033163E" w:rsidRDefault="0033163E" w:rsidP="0033163E">
            <w:pPr>
              <w:pStyle w:val="TableParagraph"/>
              <w:spacing w:before="115"/>
              <w:ind w:right="98"/>
              <w:jc w:val="right"/>
              <w:rPr>
                <w:sz w:val="28"/>
              </w:rPr>
            </w:pPr>
            <w:r>
              <w:rPr>
                <w:sz w:val="28"/>
              </w:rPr>
              <w:t>Exceptions:</w:t>
            </w:r>
          </w:p>
        </w:tc>
        <w:tc>
          <w:tcPr>
            <w:tcW w:w="6678" w:type="dxa"/>
          </w:tcPr>
          <w:p w:rsidR="0033163E" w:rsidRPr="002C6A57" w:rsidRDefault="002C6A57" w:rsidP="0033163E">
            <w:pPr>
              <w:pStyle w:val="TableParagraph"/>
              <w:spacing w:before="115"/>
              <w:ind w:left="105"/>
              <w:rPr>
                <w:sz w:val="28"/>
                <w:lang w:val="vi-VN"/>
              </w:rPr>
            </w:pPr>
            <w:r>
              <w:rPr>
                <w:sz w:val="28"/>
                <w:lang w:val="vi-VN"/>
              </w:rPr>
              <w:t>Không có</w:t>
            </w:r>
          </w:p>
        </w:tc>
      </w:tr>
      <w:tr w:rsidR="0033163E" w:rsidTr="0033163E">
        <w:trPr>
          <w:trHeight w:val="441"/>
        </w:trPr>
        <w:tc>
          <w:tcPr>
            <w:tcW w:w="2792" w:type="dxa"/>
          </w:tcPr>
          <w:p w:rsidR="0033163E" w:rsidRDefault="0033163E" w:rsidP="0033163E">
            <w:pPr>
              <w:pStyle w:val="TableParagraph"/>
              <w:ind w:right="99"/>
              <w:jc w:val="right"/>
              <w:rPr>
                <w:sz w:val="28"/>
              </w:rPr>
            </w:pPr>
            <w:r>
              <w:rPr>
                <w:sz w:val="28"/>
              </w:rPr>
              <w:t>Includes:</w:t>
            </w:r>
          </w:p>
        </w:tc>
        <w:tc>
          <w:tcPr>
            <w:tcW w:w="6678" w:type="dxa"/>
          </w:tcPr>
          <w:p w:rsidR="0033163E" w:rsidRDefault="0033163E" w:rsidP="0033163E">
            <w:pPr>
              <w:pStyle w:val="TableParagraph"/>
              <w:ind w:left="105"/>
              <w:rPr>
                <w:sz w:val="28"/>
              </w:rPr>
            </w:pPr>
            <w:r>
              <w:rPr>
                <w:sz w:val="28"/>
              </w:rPr>
              <w:t>Không có</w:t>
            </w:r>
          </w:p>
        </w:tc>
      </w:tr>
      <w:tr w:rsidR="0033163E" w:rsidTr="0033163E">
        <w:trPr>
          <w:trHeight w:val="441"/>
        </w:trPr>
        <w:tc>
          <w:tcPr>
            <w:tcW w:w="2792" w:type="dxa"/>
          </w:tcPr>
          <w:p w:rsidR="0033163E" w:rsidRDefault="0033163E" w:rsidP="0033163E">
            <w:pPr>
              <w:pStyle w:val="TableParagraph"/>
              <w:ind w:right="101"/>
              <w:jc w:val="right"/>
              <w:rPr>
                <w:sz w:val="28"/>
              </w:rPr>
            </w:pPr>
            <w:r>
              <w:rPr>
                <w:sz w:val="28"/>
              </w:rPr>
              <w:t>Priority:</w:t>
            </w:r>
          </w:p>
        </w:tc>
        <w:tc>
          <w:tcPr>
            <w:tcW w:w="6678" w:type="dxa"/>
          </w:tcPr>
          <w:p w:rsidR="0033163E" w:rsidRPr="002C6A57" w:rsidRDefault="002C6A57" w:rsidP="0033163E">
            <w:pPr>
              <w:pStyle w:val="TableParagraph"/>
              <w:ind w:left="105"/>
              <w:rPr>
                <w:sz w:val="28"/>
                <w:lang w:val="vi-VN"/>
              </w:rPr>
            </w:pPr>
            <w:r>
              <w:rPr>
                <w:sz w:val="28"/>
                <w:lang w:val="vi-VN"/>
              </w:rPr>
              <w:t>1</w:t>
            </w:r>
          </w:p>
        </w:tc>
      </w:tr>
      <w:tr w:rsidR="0033163E" w:rsidTr="0033163E">
        <w:trPr>
          <w:trHeight w:val="443"/>
        </w:trPr>
        <w:tc>
          <w:tcPr>
            <w:tcW w:w="2792" w:type="dxa"/>
          </w:tcPr>
          <w:p w:rsidR="0033163E" w:rsidRDefault="0033163E" w:rsidP="0033163E">
            <w:pPr>
              <w:pStyle w:val="TableParagraph"/>
              <w:spacing w:before="115"/>
              <w:ind w:right="98"/>
              <w:jc w:val="right"/>
              <w:rPr>
                <w:sz w:val="28"/>
              </w:rPr>
            </w:pPr>
            <w:r>
              <w:rPr>
                <w:sz w:val="28"/>
              </w:rPr>
              <w:t>Frequency of use</w:t>
            </w:r>
          </w:p>
        </w:tc>
        <w:tc>
          <w:tcPr>
            <w:tcW w:w="6678" w:type="dxa"/>
          </w:tcPr>
          <w:p w:rsidR="0033163E" w:rsidRDefault="0033163E" w:rsidP="0033163E">
            <w:pPr>
              <w:pStyle w:val="TableParagraph"/>
              <w:spacing w:before="115"/>
              <w:ind w:left="105"/>
              <w:rPr>
                <w:sz w:val="28"/>
              </w:rPr>
            </w:pPr>
            <w:r>
              <w:rPr>
                <w:sz w:val="28"/>
              </w:rPr>
              <w:t>Thường xuyên</w:t>
            </w:r>
          </w:p>
        </w:tc>
      </w:tr>
      <w:tr w:rsidR="0033163E" w:rsidTr="0033163E">
        <w:trPr>
          <w:trHeight w:val="441"/>
        </w:trPr>
        <w:tc>
          <w:tcPr>
            <w:tcW w:w="2792" w:type="dxa"/>
          </w:tcPr>
          <w:p w:rsidR="0033163E" w:rsidRDefault="0033163E" w:rsidP="0033163E">
            <w:pPr>
              <w:pStyle w:val="TableParagraph"/>
              <w:ind w:right="99"/>
              <w:jc w:val="right"/>
              <w:rPr>
                <w:sz w:val="28"/>
              </w:rPr>
            </w:pPr>
            <w:r>
              <w:rPr>
                <w:sz w:val="28"/>
              </w:rPr>
              <w:t>Business Rules:</w:t>
            </w:r>
          </w:p>
        </w:tc>
        <w:tc>
          <w:tcPr>
            <w:tcW w:w="6678" w:type="dxa"/>
          </w:tcPr>
          <w:p w:rsidR="0033163E" w:rsidRDefault="0033163E" w:rsidP="0033163E">
            <w:pPr>
              <w:pStyle w:val="TableParagraph"/>
              <w:ind w:left="105"/>
              <w:rPr>
                <w:sz w:val="28"/>
              </w:rPr>
            </w:pPr>
            <w:r>
              <w:rPr>
                <w:sz w:val="28"/>
              </w:rPr>
              <w:t>Không có</w:t>
            </w:r>
          </w:p>
        </w:tc>
      </w:tr>
      <w:tr w:rsidR="0033163E" w:rsidTr="0033163E">
        <w:trPr>
          <w:trHeight w:val="441"/>
        </w:trPr>
        <w:tc>
          <w:tcPr>
            <w:tcW w:w="2792" w:type="dxa"/>
          </w:tcPr>
          <w:p w:rsidR="0033163E" w:rsidRDefault="0033163E" w:rsidP="0033163E">
            <w:pPr>
              <w:pStyle w:val="TableParagraph"/>
              <w:ind w:right="100"/>
              <w:jc w:val="right"/>
              <w:rPr>
                <w:sz w:val="28"/>
              </w:rPr>
            </w:pPr>
            <w:r>
              <w:rPr>
                <w:sz w:val="28"/>
              </w:rPr>
              <w:t>Special Requirements:</w:t>
            </w:r>
          </w:p>
        </w:tc>
        <w:tc>
          <w:tcPr>
            <w:tcW w:w="6678" w:type="dxa"/>
          </w:tcPr>
          <w:p w:rsidR="0033163E" w:rsidRDefault="0033163E" w:rsidP="0033163E">
            <w:pPr>
              <w:pStyle w:val="TableParagraph"/>
              <w:ind w:left="105"/>
              <w:rPr>
                <w:sz w:val="28"/>
              </w:rPr>
            </w:pPr>
            <w:r>
              <w:rPr>
                <w:sz w:val="28"/>
              </w:rPr>
              <w:t>Không có</w:t>
            </w:r>
          </w:p>
        </w:tc>
      </w:tr>
      <w:tr w:rsidR="0033163E" w:rsidTr="0033163E">
        <w:trPr>
          <w:trHeight w:val="444"/>
        </w:trPr>
        <w:tc>
          <w:tcPr>
            <w:tcW w:w="2792" w:type="dxa"/>
          </w:tcPr>
          <w:p w:rsidR="0033163E" w:rsidRDefault="0033163E" w:rsidP="0033163E">
            <w:pPr>
              <w:pStyle w:val="TableParagraph"/>
              <w:spacing w:before="115"/>
              <w:ind w:right="99"/>
              <w:jc w:val="right"/>
              <w:rPr>
                <w:sz w:val="28"/>
              </w:rPr>
            </w:pPr>
            <w:r>
              <w:rPr>
                <w:sz w:val="28"/>
              </w:rPr>
              <w:t>Assumptions:</w:t>
            </w:r>
          </w:p>
        </w:tc>
        <w:tc>
          <w:tcPr>
            <w:tcW w:w="6678" w:type="dxa"/>
          </w:tcPr>
          <w:p w:rsidR="0033163E" w:rsidRDefault="0033163E" w:rsidP="0033163E">
            <w:pPr>
              <w:pStyle w:val="TableParagraph"/>
              <w:spacing w:before="115"/>
              <w:ind w:left="105"/>
              <w:rPr>
                <w:sz w:val="28"/>
              </w:rPr>
            </w:pPr>
            <w:r>
              <w:rPr>
                <w:sz w:val="28"/>
              </w:rPr>
              <w:t>Không có</w:t>
            </w:r>
          </w:p>
        </w:tc>
      </w:tr>
      <w:tr w:rsidR="0033163E" w:rsidTr="0033163E">
        <w:trPr>
          <w:trHeight w:val="441"/>
        </w:trPr>
        <w:tc>
          <w:tcPr>
            <w:tcW w:w="2792" w:type="dxa"/>
          </w:tcPr>
          <w:p w:rsidR="0033163E" w:rsidRDefault="0033163E" w:rsidP="0033163E">
            <w:pPr>
              <w:pStyle w:val="TableParagraph"/>
              <w:ind w:right="100"/>
              <w:jc w:val="right"/>
              <w:rPr>
                <w:sz w:val="28"/>
              </w:rPr>
            </w:pPr>
            <w:r>
              <w:rPr>
                <w:sz w:val="28"/>
              </w:rPr>
              <w:t>Notes and Issues:</w:t>
            </w:r>
          </w:p>
        </w:tc>
        <w:tc>
          <w:tcPr>
            <w:tcW w:w="6678" w:type="dxa"/>
          </w:tcPr>
          <w:p w:rsidR="0033163E" w:rsidRDefault="0033163E" w:rsidP="0033163E">
            <w:pPr>
              <w:pStyle w:val="TableParagraph"/>
              <w:ind w:left="105"/>
              <w:rPr>
                <w:sz w:val="28"/>
              </w:rPr>
            </w:pPr>
            <w:r>
              <w:rPr>
                <w:sz w:val="28"/>
              </w:rPr>
              <w:t>Không có</w:t>
            </w:r>
          </w:p>
        </w:tc>
      </w:tr>
    </w:tbl>
    <w:p w:rsidR="0033163E" w:rsidRDefault="0033163E" w:rsidP="00C55D80">
      <w:pPr>
        <w:tabs>
          <w:tab w:val="left" w:pos="1002"/>
        </w:tabs>
        <w:spacing w:before="65"/>
        <w:ind w:right="5922"/>
        <w:rPr>
          <w:sz w:val="28"/>
        </w:rPr>
      </w:pPr>
    </w:p>
    <w:p w:rsidR="0033163E" w:rsidRDefault="0033163E" w:rsidP="0033163E">
      <w:pPr>
        <w:pStyle w:val="ListParagraph"/>
        <w:numPr>
          <w:ilvl w:val="1"/>
          <w:numId w:val="14"/>
        </w:numPr>
        <w:tabs>
          <w:tab w:val="left" w:pos="1002"/>
        </w:tabs>
        <w:spacing w:before="65"/>
        <w:rPr>
          <w:sz w:val="28"/>
        </w:rPr>
      </w:pPr>
      <w:r>
        <w:rPr>
          <w:sz w:val="28"/>
        </w:rPr>
        <w:t>Đặc tả use case Nhận gợi ý sản phẩm liên quan</w:t>
      </w:r>
    </w:p>
    <w:p w:rsidR="0033163E" w:rsidRDefault="00150CF4" w:rsidP="0033163E">
      <w:pPr>
        <w:spacing w:before="124"/>
        <w:ind w:left="282"/>
        <w:rPr>
          <w:sz w:val="24"/>
        </w:rPr>
      </w:pPr>
      <w:r>
        <w:rPr>
          <w:b/>
          <w:sz w:val="24"/>
        </w:rPr>
        <w:t>Bảng 2.</w:t>
      </w:r>
      <w:r>
        <w:rPr>
          <w:b/>
          <w:sz w:val="24"/>
          <w:lang w:val="vi-VN"/>
        </w:rPr>
        <w:t>25</w:t>
      </w:r>
      <w:r w:rsidR="0033163E">
        <w:rPr>
          <w:b/>
          <w:sz w:val="24"/>
        </w:rPr>
        <w:t xml:space="preserve"> </w:t>
      </w:r>
      <w:r w:rsidR="0033163E">
        <w:rPr>
          <w:sz w:val="24"/>
        </w:rPr>
        <w:t>Đặc tả use case Nhận gợi ý sản phẩm liên quan</w:t>
      </w:r>
    </w:p>
    <w:p w:rsidR="0033163E" w:rsidRDefault="0033163E" w:rsidP="0033163E">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33163E" w:rsidTr="0033163E">
        <w:trPr>
          <w:trHeight w:val="441"/>
        </w:trPr>
        <w:tc>
          <w:tcPr>
            <w:tcW w:w="2792" w:type="dxa"/>
          </w:tcPr>
          <w:p w:rsidR="0033163E" w:rsidRDefault="0033163E" w:rsidP="0033163E">
            <w:pPr>
              <w:pStyle w:val="TableParagraph"/>
              <w:ind w:right="98"/>
              <w:jc w:val="right"/>
              <w:rPr>
                <w:sz w:val="28"/>
              </w:rPr>
            </w:pPr>
            <w:r>
              <w:rPr>
                <w:sz w:val="28"/>
              </w:rPr>
              <w:t>Use case ID:</w:t>
            </w:r>
          </w:p>
        </w:tc>
        <w:tc>
          <w:tcPr>
            <w:tcW w:w="6678" w:type="dxa"/>
          </w:tcPr>
          <w:p w:rsidR="0033163E" w:rsidRPr="00150CF4" w:rsidRDefault="00150CF4" w:rsidP="0033163E">
            <w:pPr>
              <w:pStyle w:val="TableParagraph"/>
              <w:ind w:left="105"/>
              <w:rPr>
                <w:sz w:val="28"/>
                <w:lang w:val="vi-VN"/>
              </w:rPr>
            </w:pPr>
            <w:r>
              <w:rPr>
                <w:sz w:val="28"/>
                <w:lang w:val="vi-VN"/>
              </w:rPr>
              <w:t>UC25</w:t>
            </w:r>
          </w:p>
        </w:tc>
      </w:tr>
      <w:tr w:rsidR="0033163E" w:rsidTr="0033163E">
        <w:trPr>
          <w:trHeight w:val="443"/>
        </w:trPr>
        <w:tc>
          <w:tcPr>
            <w:tcW w:w="2792" w:type="dxa"/>
          </w:tcPr>
          <w:p w:rsidR="0033163E" w:rsidRDefault="0033163E" w:rsidP="0033163E">
            <w:pPr>
              <w:pStyle w:val="TableParagraph"/>
              <w:spacing w:before="115"/>
              <w:ind w:right="103"/>
              <w:jc w:val="right"/>
              <w:rPr>
                <w:sz w:val="28"/>
              </w:rPr>
            </w:pPr>
            <w:r>
              <w:rPr>
                <w:sz w:val="28"/>
              </w:rPr>
              <w:t>Use case Name:</w:t>
            </w:r>
          </w:p>
        </w:tc>
        <w:tc>
          <w:tcPr>
            <w:tcW w:w="6678" w:type="dxa"/>
          </w:tcPr>
          <w:p w:rsidR="0033163E" w:rsidRDefault="0033163E" w:rsidP="0033163E">
            <w:pPr>
              <w:pStyle w:val="TableParagraph"/>
              <w:spacing w:before="115"/>
              <w:rPr>
                <w:sz w:val="28"/>
              </w:rPr>
            </w:pPr>
            <w:r>
              <w:rPr>
                <w:sz w:val="28"/>
              </w:rPr>
              <w:t>Nhận gợi ý sản phẩm liên quan</w:t>
            </w:r>
          </w:p>
        </w:tc>
      </w:tr>
      <w:tr w:rsidR="0033163E" w:rsidTr="0033163E">
        <w:trPr>
          <w:trHeight w:val="441"/>
        </w:trPr>
        <w:tc>
          <w:tcPr>
            <w:tcW w:w="2792" w:type="dxa"/>
          </w:tcPr>
          <w:p w:rsidR="0033163E" w:rsidRDefault="0033163E" w:rsidP="0033163E">
            <w:pPr>
              <w:pStyle w:val="TableParagraph"/>
              <w:ind w:right="98"/>
              <w:jc w:val="right"/>
              <w:rPr>
                <w:sz w:val="28"/>
              </w:rPr>
            </w:pPr>
            <w:r>
              <w:rPr>
                <w:sz w:val="28"/>
              </w:rPr>
              <w:t>Actors:</w:t>
            </w:r>
          </w:p>
        </w:tc>
        <w:tc>
          <w:tcPr>
            <w:tcW w:w="6678" w:type="dxa"/>
          </w:tcPr>
          <w:p w:rsidR="0033163E" w:rsidRDefault="0033163E" w:rsidP="0033163E">
            <w:pPr>
              <w:pStyle w:val="TableParagraph"/>
              <w:rPr>
                <w:sz w:val="28"/>
              </w:rPr>
            </w:pPr>
            <w:r>
              <w:rPr>
                <w:sz w:val="28"/>
              </w:rPr>
              <w:t>Khách hàng</w:t>
            </w:r>
          </w:p>
        </w:tc>
      </w:tr>
      <w:tr w:rsidR="0033163E" w:rsidTr="0033163E">
        <w:trPr>
          <w:trHeight w:val="765"/>
        </w:trPr>
        <w:tc>
          <w:tcPr>
            <w:tcW w:w="2792" w:type="dxa"/>
          </w:tcPr>
          <w:p w:rsidR="0033163E" w:rsidRDefault="0033163E" w:rsidP="0033163E">
            <w:pPr>
              <w:pStyle w:val="TableParagraph"/>
              <w:spacing w:line="240" w:lineRule="auto"/>
              <w:ind w:right="98"/>
              <w:jc w:val="right"/>
              <w:rPr>
                <w:sz w:val="28"/>
              </w:rPr>
            </w:pPr>
            <w:r>
              <w:rPr>
                <w:sz w:val="28"/>
              </w:rPr>
              <w:t>Desctiption:</w:t>
            </w:r>
          </w:p>
        </w:tc>
        <w:tc>
          <w:tcPr>
            <w:tcW w:w="6678" w:type="dxa"/>
          </w:tcPr>
          <w:p w:rsidR="0033163E" w:rsidRDefault="0033163E" w:rsidP="0033163E">
            <w:pPr>
              <w:pStyle w:val="TableParagraph"/>
              <w:spacing w:before="116" w:line="322" w:lineRule="exact"/>
              <w:ind w:right="510"/>
              <w:rPr>
                <w:i/>
                <w:sz w:val="28"/>
              </w:rPr>
            </w:pPr>
            <w:r>
              <w:rPr>
                <w:sz w:val="28"/>
              </w:rPr>
              <w:t xml:space="preserve"> Use case này cho phép tác nhân nhận được danh sách sản phẩm theo lịch sử mua hàn</w:t>
            </w:r>
            <w:r w:rsidR="00DD4AA1">
              <w:rPr>
                <w:sz w:val="28"/>
              </w:rPr>
              <w:t>g (ưu tiên) và xem hàng (kém ưu</w:t>
            </w:r>
            <w:r>
              <w:rPr>
                <w:sz w:val="28"/>
              </w:rPr>
              <w:t xml:space="preserve"> tiên) của mình</w:t>
            </w:r>
          </w:p>
        </w:tc>
      </w:tr>
      <w:tr w:rsidR="0033163E" w:rsidTr="0033163E">
        <w:trPr>
          <w:trHeight w:val="441"/>
        </w:trPr>
        <w:tc>
          <w:tcPr>
            <w:tcW w:w="2792" w:type="dxa"/>
          </w:tcPr>
          <w:p w:rsidR="0033163E" w:rsidRDefault="0033163E" w:rsidP="0033163E">
            <w:pPr>
              <w:pStyle w:val="TableParagraph"/>
              <w:ind w:right="99"/>
              <w:jc w:val="right"/>
              <w:rPr>
                <w:sz w:val="28"/>
              </w:rPr>
            </w:pPr>
            <w:r>
              <w:rPr>
                <w:sz w:val="28"/>
              </w:rPr>
              <w:t>Trigger:</w:t>
            </w:r>
          </w:p>
        </w:tc>
        <w:tc>
          <w:tcPr>
            <w:tcW w:w="6678" w:type="dxa"/>
          </w:tcPr>
          <w:p w:rsidR="0033163E" w:rsidRDefault="001B1F9A" w:rsidP="0033163E">
            <w:pPr>
              <w:pStyle w:val="TableParagraph"/>
              <w:ind w:left="720" w:hanging="615"/>
              <w:rPr>
                <w:sz w:val="28"/>
              </w:rPr>
            </w:pPr>
            <w:r>
              <w:rPr>
                <w:sz w:val="28"/>
              </w:rPr>
              <w:t>Khách hàng đăng nhập hệ thống và vào trang chủ website</w:t>
            </w:r>
          </w:p>
        </w:tc>
      </w:tr>
      <w:tr w:rsidR="0033163E" w:rsidTr="0033163E">
        <w:trPr>
          <w:trHeight w:val="441"/>
        </w:trPr>
        <w:tc>
          <w:tcPr>
            <w:tcW w:w="2792" w:type="dxa"/>
          </w:tcPr>
          <w:p w:rsidR="0033163E" w:rsidRDefault="0033163E" w:rsidP="0033163E">
            <w:pPr>
              <w:pStyle w:val="TableParagraph"/>
              <w:spacing w:before="113"/>
              <w:ind w:right="98"/>
              <w:jc w:val="right"/>
              <w:rPr>
                <w:sz w:val="28"/>
              </w:rPr>
            </w:pPr>
            <w:r>
              <w:rPr>
                <w:sz w:val="28"/>
              </w:rPr>
              <w:t>Preconditions:</w:t>
            </w:r>
          </w:p>
        </w:tc>
        <w:tc>
          <w:tcPr>
            <w:tcW w:w="6678" w:type="dxa"/>
          </w:tcPr>
          <w:p w:rsidR="0033163E" w:rsidRPr="002F2D48" w:rsidRDefault="002F2D48" w:rsidP="0033163E">
            <w:pPr>
              <w:pStyle w:val="TableParagraph"/>
              <w:spacing w:before="113"/>
              <w:ind w:left="105"/>
              <w:rPr>
                <w:sz w:val="28"/>
                <w:lang w:val="vi-VN"/>
              </w:rPr>
            </w:pPr>
            <w:r>
              <w:rPr>
                <w:sz w:val="28"/>
                <w:lang w:val="vi-VN"/>
              </w:rPr>
              <w:t>Không có</w:t>
            </w:r>
          </w:p>
        </w:tc>
      </w:tr>
      <w:tr w:rsidR="0033163E" w:rsidTr="0033163E">
        <w:trPr>
          <w:trHeight w:val="770"/>
        </w:trPr>
        <w:tc>
          <w:tcPr>
            <w:tcW w:w="2792" w:type="dxa"/>
          </w:tcPr>
          <w:p w:rsidR="0033163E" w:rsidRDefault="0033163E" w:rsidP="0033163E">
            <w:pPr>
              <w:pStyle w:val="TableParagraph"/>
              <w:spacing w:line="240" w:lineRule="auto"/>
              <w:ind w:right="99"/>
              <w:jc w:val="right"/>
              <w:rPr>
                <w:sz w:val="28"/>
              </w:rPr>
            </w:pPr>
            <w:r>
              <w:rPr>
                <w:sz w:val="28"/>
              </w:rPr>
              <w:t>Postconditions:</w:t>
            </w:r>
          </w:p>
        </w:tc>
        <w:tc>
          <w:tcPr>
            <w:tcW w:w="6678" w:type="dxa"/>
          </w:tcPr>
          <w:p w:rsidR="0033163E" w:rsidRPr="008D282B" w:rsidRDefault="0033163E" w:rsidP="0033163E">
            <w:pPr>
              <w:pStyle w:val="TableParagraph"/>
              <w:tabs>
                <w:tab w:val="left" w:pos="825"/>
              </w:tabs>
              <w:spacing w:before="120" w:line="324" w:lineRule="exact"/>
              <w:ind w:right="195"/>
              <w:rPr>
                <w:sz w:val="28"/>
              </w:rPr>
            </w:pPr>
            <w:r>
              <w:rPr>
                <w:sz w:val="28"/>
              </w:rPr>
              <w:t xml:space="preserve">  Một danh sách sản phẩm phù hợp hiện ra</w:t>
            </w:r>
          </w:p>
        </w:tc>
      </w:tr>
      <w:tr w:rsidR="0033163E" w:rsidTr="0015331F">
        <w:trPr>
          <w:trHeight w:val="1136"/>
        </w:trPr>
        <w:tc>
          <w:tcPr>
            <w:tcW w:w="2792" w:type="dxa"/>
          </w:tcPr>
          <w:p w:rsidR="0033163E" w:rsidRDefault="0033163E" w:rsidP="0033163E">
            <w:pPr>
              <w:pStyle w:val="TableParagraph"/>
              <w:spacing w:line="240" w:lineRule="auto"/>
              <w:ind w:right="99"/>
              <w:jc w:val="right"/>
              <w:rPr>
                <w:sz w:val="28"/>
              </w:rPr>
            </w:pPr>
            <w:r>
              <w:rPr>
                <w:sz w:val="28"/>
              </w:rPr>
              <w:t>Normal flow:</w:t>
            </w:r>
          </w:p>
        </w:tc>
        <w:tc>
          <w:tcPr>
            <w:tcW w:w="6678" w:type="dxa"/>
          </w:tcPr>
          <w:p w:rsidR="0033163E" w:rsidRPr="000B328C" w:rsidRDefault="001B1F9A" w:rsidP="001B1F9A">
            <w:pPr>
              <w:pStyle w:val="TableParagraph"/>
              <w:tabs>
                <w:tab w:val="left" w:pos="826"/>
              </w:tabs>
              <w:spacing w:before="3" w:line="240" w:lineRule="auto"/>
              <w:ind w:right="700"/>
              <w:rPr>
                <w:sz w:val="28"/>
              </w:rPr>
            </w:pPr>
            <w:r>
              <w:rPr>
                <w:sz w:val="28"/>
              </w:rPr>
              <w:t xml:space="preserve"> Hệ thống dựa theo lịch sử mua hàng và tìm kiếm sản phẩm của khách mà đưa ra danh sách sản phẩm khi khách hàng vào trang chủ</w:t>
            </w:r>
          </w:p>
        </w:tc>
      </w:tr>
      <w:tr w:rsidR="0033163E" w:rsidTr="0033163E">
        <w:trPr>
          <w:trHeight w:val="441"/>
        </w:trPr>
        <w:tc>
          <w:tcPr>
            <w:tcW w:w="2792" w:type="dxa"/>
          </w:tcPr>
          <w:p w:rsidR="0033163E" w:rsidRDefault="0033163E" w:rsidP="0033163E">
            <w:pPr>
              <w:pStyle w:val="TableParagraph"/>
              <w:ind w:right="100"/>
              <w:jc w:val="right"/>
              <w:rPr>
                <w:sz w:val="28"/>
              </w:rPr>
            </w:pPr>
            <w:r>
              <w:rPr>
                <w:sz w:val="28"/>
              </w:rPr>
              <w:lastRenderedPageBreak/>
              <w:t>Alternative flow:</w:t>
            </w:r>
          </w:p>
        </w:tc>
        <w:tc>
          <w:tcPr>
            <w:tcW w:w="6678" w:type="dxa"/>
          </w:tcPr>
          <w:p w:rsidR="0033163E" w:rsidRDefault="0033163E" w:rsidP="0033163E">
            <w:pPr>
              <w:pStyle w:val="TableParagraph"/>
              <w:ind w:left="105"/>
              <w:rPr>
                <w:sz w:val="28"/>
              </w:rPr>
            </w:pPr>
            <w:r>
              <w:rPr>
                <w:sz w:val="28"/>
              </w:rPr>
              <w:t>Không có</w:t>
            </w:r>
          </w:p>
        </w:tc>
      </w:tr>
      <w:tr w:rsidR="0033163E" w:rsidTr="0033163E">
        <w:trPr>
          <w:trHeight w:val="443"/>
        </w:trPr>
        <w:tc>
          <w:tcPr>
            <w:tcW w:w="2792" w:type="dxa"/>
          </w:tcPr>
          <w:p w:rsidR="0033163E" w:rsidRDefault="0033163E" w:rsidP="0033163E">
            <w:pPr>
              <w:pStyle w:val="TableParagraph"/>
              <w:spacing w:before="115"/>
              <w:ind w:right="98"/>
              <w:jc w:val="right"/>
              <w:rPr>
                <w:sz w:val="28"/>
              </w:rPr>
            </w:pPr>
            <w:r>
              <w:rPr>
                <w:sz w:val="28"/>
              </w:rPr>
              <w:t>Exceptions:</w:t>
            </w:r>
          </w:p>
        </w:tc>
        <w:tc>
          <w:tcPr>
            <w:tcW w:w="6678" w:type="dxa"/>
          </w:tcPr>
          <w:p w:rsidR="0033163E" w:rsidRPr="002C6A57" w:rsidRDefault="002C6A57" w:rsidP="0033163E">
            <w:pPr>
              <w:pStyle w:val="TableParagraph"/>
              <w:spacing w:before="115"/>
              <w:ind w:left="105"/>
              <w:rPr>
                <w:sz w:val="28"/>
                <w:lang w:val="vi-VN"/>
              </w:rPr>
            </w:pPr>
            <w:r>
              <w:rPr>
                <w:sz w:val="28"/>
                <w:lang w:val="vi-VN"/>
              </w:rPr>
              <w:t>Không có</w:t>
            </w:r>
          </w:p>
        </w:tc>
      </w:tr>
      <w:tr w:rsidR="0033163E" w:rsidTr="0033163E">
        <w:trPr>
          <w:trHeight w:val="441"/>
        </w:trPr>
        <w:tc>
          <w:tcPr>
            <w:tcW w:w="2792" w:type="dxa"/>
          </w:tcPr>
          <w:p w:rsidR="0033163E" w:rsidRDefault="0033163E" w:rsidP="0033163E">
            <w:pPr>
              <w:pStyle w:val="TableParagraph"/>
              <w:ind w:right="99"/>
              <w:jc w:val="right"/>
              <w:rPr>
                <w:sz w:val="28"/>
              </w:rPr>
            </w:pPr>
            <w:r>
              <w:rPr>
                <w:sz w:val="28"/>
              </w:rPr>
              <w:t>Includes:</w:t>
            </w:r>
          </w:p>
        </w:tc>
        <w:tc>
          <w:tcPr>
            <w:tcW w:w="6678" w:type="dxa"/>
          </w:tcPr>
          <w:p w:rsidR="0033163E" w:rsidRDefault="0033163E" w:rsidP="0033163E">
            <w:pPr>
              <w:pStyle w:val="TableParagraph"/>
              <w:ind w:left="105"/>
              <w:rPr>
                <w:sz w:val="28"/>
              </w:rPr>
            </w:pPr>
            <w:r>
              <w:rPr>
                <w:sz w:val="28"/>
              </w:rPr>
              <w:t>Không có</w:t>
            </w:r>
          </w:p>
        </w:tc>
      </w:tr>
      <w:tr w:rsidR="0033163E" w:rsidTr="0033163E">
        <w:trPr>
          <w:trHeight w:val="441"/>
        </w:trPr>
        <w:tc>
          <w:tcPr>
            <w:tcW w:w="2792" w:type="dxa"/>
          </w:tcPr>
          <w:p w:rsidR="0033163E" w:rsidRDefault="0033163E" w:rsidP="0033163E">
            <w:pPr>
              <w:pStyle w:val="TableParagraph"/>
              <w:ind w:right="101"/>
              <w:jc w:val="right"/>
              <w:rPr>
                <w:sz w:val="28"/>
              </w:rPr>
            </w:pPr>
            <w:r>
              <w:rPr>
                <w:sz w:val="28"/>
              </w:rPr>
              <w:t>Priority:</w:t>
            </w:r>
          </w:p>
        </w:tc>
        <w:tc>
          <w:tcPr>
            <w:tcW w:w="6678" w:type="dxa"/>
          </w:tcPr>
          <w:p w:rsidR="0033163E" w:rsidRPr="002C6A57" w:rsidRDefault="002C6A57" w:rsidP="0033163E">
            <w:pPr>
              <w:pStyle w:val="TableParagraph"/>
              <w:ind w:left="105"/>
              <w:rPr>
                <w:sz w:val="28"/>
                <w:lang w:val="vi-VN"/>
              </w:rPr>
            </w:pPr>
            <w:r>
              <w:rPr>
                <w:sz w:val="28"/>
                <w:lang w:val="vi-VN"/>
              </w:rPr>
              <w:t>1</w:t>
            </w:r>
          </w:p>
        </w:tc>
      </w:tr>
      <w:tr w:rsidR="0033163E" w:rsidTr="0033163E">
        <w:trPr>
          <w:trHeight w:val="443"/>
        </w:trPr>
        <w:tc>
          <w:tcPr>
            <w:tcW w:w="2792" w:type="dxa"/>
          </w:tcPr>
          <w:p w:rsidR="0033163E" w:rsidRDefault="0033163E" w:rsidP="0033163E">
            <w:pPr>
              <w:pStyle w:val="TableParagraph"/>
              <w:spacing w:before="115"/>
              <w:ind w:right="98"/>
              <w:jc w:val="right"/>
              <w:rPr>
                <w:sz w:val="28"/>
              </w:rPr>
            </w:pPr>
            <w:r>
              <w:rPr>
                <w:sz w:val="28"/>
              </w:rPr>
              <w:t>Frequency of use</w:t>
            </w:r>
          </w:p>
        </w:tc>
        <w:tc>
          <w:tcPr>
            <w:tcW w:w="6678" w:type="dxa"/>
          </w:tcPr>
          <w:p w:rsidR="0033163E" w:rsidRDefault="001B1F9A" w:rsidP="0033163E">
            <w:pPr>
              <w:pStyle w:val="TableParagraph"/>
              <w:spacing w:before="115"/>
              <w:ind w:left="105"/>
              <w:rPr>
                <w:sz w:val="28"/>
              </w:rPr>
            </w:pPr>
            <w:r>
              <w:rPr>
                <w:sz w:val="28"/>
              </w:rPr>
              <w:t>Rất t</w:t>
            </w:r>
            <w:r w:rsidR="0033163E">
              <w:rPr>
                <w:sz w:val="28"/>
              </w:rPr>
              <w:t>hường xuyên</w:t>
            </w:r>
          </w:p>
        </w:tc>
      </w:tr>
      <w:tr w:rsidR="0033163E" w:rsidTr="0033163E">
        <w:trPr>
          <w:trHeight w:val="441"/>
        </w:trPr>
        <w:tc>
          <w:tcPr>
            <w:tcW w:w="2792" w:type="dxa"/>
          </w:tcPr>
          <w:p w:rsidR="0033163E" w:rsidRDefault="0033163E" w:rsidP="0033163E">
            <w:pPr>
              <w:pStyle w:val="TableParagraph"/>
              <w:ind w:right="99"/>
              <w:jc w:val="right"/>
              <w:rPr>
                <w:sz w:val="28"/>
              </w:rPr>
            </w:pPr>
            <w:r>
              <w:rPr>
                <w:sz w:val="28"/>
              </w:rPr>
              <w:t>Business Rules:</w:t>
            </w:r>
          </w:p>
        </w:tc>
        <w:tc>
          <w:tcPr>
            <w:tcW w:w="6678" w:type="dxa"/>
          </w:tcPr>
          <w:p w:rsidR="0033163E" w:rsidRDefault="0033163E" w:rsidP="0033163E">
            <w:pPr>
              <w:pStyle w:val="TableParagraph"/>
              <w:ind w:left="105"/>
              <w:rPr>
                <w:sz w:val="28"/>
              </w:rPr>
            </w:pPr>
            <w:r>
              <w:rPr>
                <w:sz w:val="28"/>
              </w:rPr>
              <w:t>Không có</w:t>
            </w:r>
          </w:p>
        </w:tc>
      </w:tr>
      <w:tr w:rsidR="0033163E" w:rsidTr="0033163E">
        <w:trPr>
          <w:trHeight w:val="441"/>
        </w:trPr>
        <w:tc>
          <w:tcPr>
            <w:tcW w:w="2792" w:type="dxa"/>
          </w:tcPr>
          <w:p w:rsidR="0033163E" w:rsidRDefault="0033163E" w:rsidP="0033163E">
            <w:pPr>
              <w:pStyle w:val="TableParagraph"/>
              <w:ind w:right="100"/>
              <w:jc w:val="right"/>
              <w:rPr>
                <w:sz w:val="28"/>
              </w:rPr>
            </w:pPr>
            <w:r>
              <w:rPr>
                <w:sz w:val="28"/>
              </w:rPr>
              <w:t>Special Requirements:</w:t>
            </w:r>
          </w:p>
        </w:tc>
        <w:tc>
          <w:tcPr>
            <w:tcW w:w="6678" w:type="dxa"/>
          </w:tcPr>
          <w:p w:rsidR="0033163E" w:rsidRDefault="0033163E" w:rsidP="0033163E">
            <w:pPr>
              <w:pStyle w:val="TableParagraph"/>
              <w:ind w:left="105"/>
              <w:rPr>
                <w:sz w:val="28"/>
              </w:rPr>
            </w:pPr>
            <w:r>
              <w:rPr>
                <w:sz w:val="28"/>
              </w:rPr>
              <w:t>Không có</w:t>
            </w:r>
          </w:p>
        </w:tc>
      </w:tr>
      <w:tr w:rsidR="0033163E" w:rsidTr="0033163E">
        <w:trPr>
          <w:trHeight w:val="444"/>
        </w:trPr>
        <w:tc>
          <w:tcPr>
            <w:tcW w:w="2792" w:type="dxa"/>
          </w:tcPr>
          <w:p w:rsidR="0033163E" w:rsidRDefault="0033163E" w:rsidP="0033163E">
            <w:pPr>
              <w:pStyle w:val="TableParagraph"/>
              <w:spacing w:before="115"/>
              <w:ind w:right="99"/>
              <w:jc w:val="right"/>
              <w:rPr>
                <w:sz w:val="28"/>
              </w:rPr>
            </w:pPr>
            <w:r>
              <w:rPr>
                <w:sz w:val="28"/>
              </w:rPr>
              <w:t>Assumptions:</w:t>
            </w:r>
          </w:p>
        </w:tc>
        <w:tc>
          <w:tcPr>
            <w:tcW w:w="6678" w:type="dxa"/>
          </w:tcPr>
          <w:p w:rsidR="0033163E" w:rsidRDefault="0033163E" w:rsidP="0033163E">
            <w:pPr>
              <w:pStyle w:val="TableParagraph"/>
              <w:spacing w:before="115"/>
              <w:ind w:left="105"/>
              <w:rPr>
                <w:sz w:val="28"/>
              </w:rPr>
            </w:pPr>
            <w:r>
              <w:rPr>
                <w:sz w:val="28"/>
              </w:rPr>
              <w:t>Không có</w:t>
            </w:r>
          </w:p>
        </w:tc>
      </w:tr>
      <w:tr w:rsidR="0033163E" w:rsidTr="0033163E">
        <w:trPr>
          <w:trHeight w:val="441"/>
        </w:trPr>
        <w:tc>
          <w:tcPr>
            <w:tcW w:w="2792" w:type="dxa"/>
          </w:tcPr>
          <w:p w:rsidR="0033163E" w:rsidRDefault="0033163E" w:rsidP="0033163E">
            <w:pPr>
              <w:pStyle w:val="TableParagraph"/>
              <w:ind w:right="100"/>
              <w:jc w:val="right"/>
              <w:rPr>
                <w:sz w:val="28"/>
              </w:rPr>
            </w:pPr>
            <w:r>
              <w:rPr>
                <w:sz w:val="28"/>
              </w:rPr>
              <w:t>Notes and Issues:</w:t>
            </w:r>
          </w:p>
        </w:tc>
        <w:tc>
          <w:tcPr>
            <w:tcW w:w="6678" w:type="dxa"/>
          </w:tcPr>
          <w:p w:rsidR="0033163E" w:rsidRDefault="0033163E" w:rsidP="0033163E">
            <w:pPr>
              <w:pStyle w:val="TableParagraph"/>
              <w:ind w:left="105"/>
              <w:rPr>
                <w:sz w:val="28"/>
              </w:rPr>
            </w:pPr>
            <w:r>
              <w:rPr>
                <w:sz w:val="28"/>
              </w:rPr>
              <w:t>Không có</w:t>
            </w:r>
          </w:p>
        </w:tc>
      </w:tr>
    </w:tbl>
    <w:p w:rsidR="0033163E" w:rsidRDefault="0033163E" w:rsidP="00C55D80">
      <w:pPr>
        <w:tabs>
          <w:tab w:val="left" w:pos="1002"/>
        </w:tabs>
        <w:spacing w:before="65"/>
        <w:ind w:right="5922"/>
        <w:rPr>
          <w:sz w:val="28"/>
        </w:rPr>
      </w:pPr>
    </w:p>
    <w:p w:rsidR="001B1F9A" w:rsidRDefault="001B1F9A" w:rsidP="00C55D80">
      <w:pPr>
        <w:tabs>
          <w:tab w:val="left" w:pos="1002"/>
        </w:tabs>
        <w:spacing w:before="65"/>
        <w:ind w:right="5922"/>
        <w:rPr>
          <w:sz w:val="28"/>
        </w:rPr>
      </w:pPr>
    </w:p>
    <w:p w:rsidR="001B1F9A" w:rsidRDefault="001B1F9A" w:rsidP="001B1F9A">
      <w:pPr>
        <w:pStyle w:val="ListParagraph"/>
        <w:numPr>
          <w:ilvl w:val="1"/>
          <w:numId w:val="14"/>
        </w:numPr>
        <w:tabs>
          <w:tab w:val="left" w:pos="1002"/>
        </w:tabs>
        <w:spacing w:before="65"/>
        <w:rPr>
          <w:sz w:val="28"/>
        </w:rPr>
      </w:pPr>
      <w:r>
        <w:rPr>
          <w:sz w:val="28"/>
        </w:rPr>
        <w:t>Đặc tả use case Xem sản phẩm yêu thích</w:t>
      </w:r>
    </w:p>
    <w:p w:rsidR="001B1F9A" w:rsidRDefault="00150CF4" w:rsidP="001B1F9A">
      <w:pPr>
        <w:spacing w:before="124"/>
        <w:ind w:left="282"/>
        <w:rPr>
          <w:sz w:val="24"/>
        </w:rPr>
      </w:pPr>
      <w:r>
        <w:rPr>
          <w:b/>
          <w:sz w:val="24"/>
        </w:rPr>
        <w:t>Bảng 2.</w:t>
      </w:r>
      <w:r>
        <w:rPr>
          <w:b/>
          <w:sz w:val="24"/>
          <w:lang w:val="vi-VN"/>
        </w:rPr>
        <w:t>26</w:t>
      </w:r>
      <w:r w:rsidR="001B1F9A">
        <w:rPr>
          <w:b/>
          <w:sz w:val="24"/>
        </w:rPr>
        <w:t xml:space="preserve"> </w:t>
      </w:r>
      <w:r w:rsidR="001B1F9A">
        <w:rPr>
          <w:sz w:val="24"/>
        </w:rPr>
        <w:t>Đặc tả use case Xem sản phẩm yêu thích</w:t>
      </w:r>
    </w:p>
    <w:p w:rsidR="001B1F9A" w:rsidRDefault="001B1F9A" w:rsidP="001B1F9A">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1B1F9A" w:rsidTr="00807C3B">
        <w:trPr>
          <w:trHeight w:val="441"/>
        </w:trPr>
        <w:tc>
          <w:tcPr>
            <w:tcW w:w="2792" w:type="dxa"/>
          </w:tcPr>
          <w:p w:rsidR="001B1F9A" w:rsidRDefault="001B1F9A" w:rsidP="00807C3B">
            <w:pPr>
              <w:pStyle w:val="TableParagraph"/>
              <w:ind w:right="98"/>
              <w:jc w:val="right"/>
              <w:rPr>
                <w:sz w:val="28"/>
              </w:rPr>
            </w:pPr>
            <w:r>
              <w:rPr>
                <w:sz w:val="28"/>
              </w:rPr>
              <w:t>Use case ID:</w:t>
            </w:r>
          </w:p>
        </w:tc>
        <w:tc>
          <w:tcPr>
            <w:tcW w:w="6678" w:type="dxa"/>
          </w:tcPr>
          <w:p w:rsidR="001B1F9A" w:rsidRPr="00150CF4" w:rsidRDefault="00150CF4" w:rsidP="00807C3B">
            <w:pPr>
              <w:pStyle w:val="TableParagraph"/>
              <w:ind w:left="105"/>
              <w:rPr>
                <w:sz w:val="28"/>
                <w:lang w:val="vi-VN"/>
              </w:rPr>
            </w:pPr>
            <w:r>
              <w:rPr>
                <w:sz w:val="28"/>
                <w:lang w:val="vi-VN"/>
              </w:rPr>
              <w:t>UC26</w:t>
            </w:r>
          </w:p>
        </w:tc>
      </w:tr>
      <w:tr w:rsidR="001B1F9A" w:rsidTr="00807C3B">
        <w:trPr>
          <w:trHeight w:val="443"/>
        </w:trPr>
        <w:tc>
          <w:tcPr>
            <w:tcW w:w="2792" w:type="dxa"/>
          </w:tcPr>
          <w:p w:rsidR="001B1F9A" w:rsidRDefault="001B1F9A" w:rsidP="00807C3B">
            <w:pPr>
              <w:pStyle w:val="TableParagraph"/>
              <w:spacing w:before="115"/>
              <w:ind w:right="103"/>
              <w:jc w:val="right"/>
              <w:rPr>
                <w:sz w:val="28"/>
              </w:rPr>
            </w:pPr>
            <w:r>
              <w:rPr>
                <w:sz w:val="28"/>
              </w:rPr>
              <w:t>Use case Name:</w:t>
            </w:r>
          </w:p>
        </w:tc>
        <w:tc>
          <w:tcPr>
            <w:tcW w:w="6678" w:type="dxa"/>
          </w:tcPr>
          <w:p w:rsidR="001B1F9A" w:rsidRDefault="001B1F9A" w:rsidP="00807C3B">
            <w:pPr>
              <w:pStyle w:val="TableParagraph"/>
              <w:spacing w:before="115"/>
              <w:rPr>
                <w:sz w:val="28"/>
              </w:rPr>
            </w:pPr>
            <w:r>
              <w:rPr>
                <w:sz w:val="28"/>
              </w:rPr>
              <w:t>Xem sản phẩm yêu thích</w:t>
            </w:r>
          </w:p>
        </w:tc>
      </w:tr>
      <w:tr w:rsidR="001B1F9A" w:rsidTr="00807C3B">
        <w:trPr>
          <w:trHeight w:val="441"/>
        </w:trPr>
        <w:tc>
          <w:tcPr>
            <w:tcW w:w="2792" w:type="dxa"/>
          </w:tcPr>
          <w:p w:rsidR="001B1F9A" w:rsidRDefault="001B1F9A" w:rsidP="00807C3B">
            <w:pPr>
              <w:pStyle w:val="TableParagraph"/>
              <w:ind w:right="98"/>
              <w:jc w:val="right"/>
              <w:rPr>
                <w:sz w:val="28"/>
              </w:rPr>
            </w:pPr>
            <w:r>
              <w:rPr>
                <w:sz w:val="28"/>
              </w:rPr>
              <w:t>Actors:</w:t>
            </w:r>
          </w:p>
        </w:tc>
        <w:tc>
          <w:tcPr>
            <w:tcW w:w="6678" w:type="dxa"/>
          </w:tcPr>
          <w:p w:rsidR="001B1F9A" w:rsidRDefault="001B1F9A" w:rsidP="00807C3B">
            <w:pPr>
              <w:pStyle w:val="TableParagraph"/>
              <w:rPr>
                <w:sz w:val="28"/>
              </w:rPr>
            </w:pPr>
            <w:r>
              <w:rPr>
                <w:sz w:val="28"/>
              </w:rPr>
              <w:t>Khách hàng</w:t>
            </w:r>
          </w:p>
        </w:tc>
      </w:tr>
      <w:tr w:rsidR="001B1F9A" w:rsidTr="00807C3B">
        <w:trPr>
          <w:trHeight w:val="765"/>
        </w:trPr>
        <w:tc>
          <w:tcPr>
            <w:tcW w:w="2792" w:type="dxa"/>
          </w:tcPr>
          <w:p w:rsidR="001B1F9A" w:rsidRDefault="001B1F9A" w:rsidP="00807C3B">
            <w:pPr>
              <w:pStyle w:val="TableParagraph"/>
              <w:spacing w:line="240" w:lineRule="auto"/>
              <w:ind w:right="98"/>
              <w:jc w:val="right"/>
              <w:rPr>
                <w:sz w:val="28"/>
              </w:rPr>
            </w:pPr>
            <w:r>
              <w:rPr>
                <w:sz w:val="28"/>
              </w:rPr>
              <w:t>Desctiption:</w:t>
            </w:r>
          </w:p>
        </w:tc>
        <w:tc>
          <w:tcPr>
            <w:tcW w:w="6678" w:type="dxa"/>
          </w:tcPr>
          <w:p w:rsidR="001B1F9A" w:rsidRDefault="001B1F9A" w:rsidP="001B1F9A">
            <w:pPr>
              <w:pStyle w:val="TableParagraph"/>
              <w:spacing w:before="116" w:line="322" w:lineRule="exact"/>
              <w:ind w:right="510"/>
              <w:rPr>
                <w:i/>
                <w:sz w:val="28"/>
              </w:rPr>
            </w:pPr>
            <w:r>
              <w:rPr>
                <w:sz w:val="28"/>
              </w:rPr>
              <w:t xml:space="preserve"> Use case này cho phép tác nhân nhận được danh sách sản phẩm yêu thích mà mình đã thêm trước đó</w:t>
            </w:r>
          </w:p>
        </w:tc>
      </w:tr>
      <w:tr w:rsidR="001B1F9A" w:rsidTr="00807C3B">
        <w:trPr>
          <w:trHeight w:val="441"/>
        </w:trPr>
        <w:tc>
          <w:tcPr>
            <w:tcW w:w="2792" w:type="dxa"/>
          </w:tcPr>
          <w:p w:rsidR="001B1F9A" w:rsidRDefault="001B1F9A" w:rsidP="00807C3B">
            <w:pPr>
              <w:pStyle w:val="TableParagraph"/>
              <w:ind w:right="99"/>
              <w:jc w:val="right"/>
              <w:rPr>
                <w:sz w:val="28"/>
              </w:rPr>
            </w:pPr>
            <w:r>
              <w:rPr>
                <w:sz w:val="28"/>
              </w:rPr>
              <w:t>Trigger:</w:t>
            </w:r>
          </w:p>
        </w:tc>
        <w:tc>
          <w:tcPr>
            <w:tcW w:w="6678" w:type="dxa"/>
          </w:tcPr>
          <w:p w:rsidR="001B1F9A" w:rsidRPr="007B3072" w:rsidRDefault="001B1F9A" w:rsidP="007B3072">
            <w:pPr>
              <w:pStyle w:val="TableParagraph"/>
              <w:ind w:left="720" w:hanging="615"/>
              <w:rPr>
                <w:sz w:val="28"/>
                <w:lang w:val="vi-VN"/>
              </w:rPr>
            </w:pPr>
            <w:r>
              <w:rPr>
                <w:sz w:val="28"/>
              </w:rPr>
              <w:t xml:space="preserve">Khách hàng </w:t>
            </w:r>
            <w:r w:rsidR="007B3072">
              <w:rPr>
                <w:sz w:val="28"/>
                <w:lang w:val="vi-VN"/>
              </w:rPr>
              <w:t>lựa chọn chức năng xem sản phẩm yêu thích</w:t>
            </w:r>
          </w:p>
        </w:tc>
      </w:tr>
      <w:tr w:rsidR="001B1F9A" w:rsidTr="00807C3B">
        <w:trPr>
          <w:trHeight w:val="441"/>
        </w:trPr>
        <w:tc>
          <w:tcPr>
            <w:tcW w:w="2792" w:type="dxa"/>
          </w:tcPr>
          <w:p w:rsidR="001B1F9A" w:rsidRDefault="001B1F9A" w:rsidP="00807C3B">
            <w:pPr>
              <w:pStyle w:val="TableParagraph"/>
              <w:spacing w:before="113"/>
              <w:ind w:right="98"/>
              <w:jc w:val="right"/>
              <w:rPr>
                <w:sz w:val="28"/>
              </w:rPr>
            </w:pPr>
            <w:r>
              <w:rPr>
                <w:sz w:val="28"/>
              </w:rPr>
              <w:t>Preconditions:</w:t>
            </w:r>
          </w:p>
        </w:tc>
        <w:tc>
          <w:tcPr>
            <w:tcW w:w="6678" w:type="dxa"/>
          </w:tcPr>
          <w:p w:rsidR="001B1F9A" w:rsidRPr="009450D2" w:rsidRDefault="009450D2" w:rsidP="00807C3B">
            <w:pPr>
              <w:pStyle w:val="TableParagraph"/>
              <w:spacing w:before="113"/>
              <w:ind w:left="105"/>
              <w:rPr>
                <w:sz w:val="28"/>
                <w:lang w:val="vi-VN"/>
              </w:rPr>
            </w:pPr>
            <w:r>
              <w:rPr>
                <w:sz w:val="28"/>
                <w:lang w:val="vi-VN"/>
              </w:rPr>
              <w:t>Không có</w:t>
            </w:r>
          </w:p>
        </w:tc>
      </w:tr>
      <w:tr w:rsidR="001B1F9A" w:rsidTr="00807C3B">
        <w:trPr>
          <w:trHeight w:val="770"/>
        </w:trPr>
        <w:tc>
          <w:tcPr>
            <w:tcW w:w="2792" w:type="dxa"/>
          </w:tcPr>
          <w:p w:rsidR="001B1F9A" w:rsidRDefault="001B1F9A" w:rsidP="00807C3B">
            <w:pPr>
              <w:pStyle w:val="TableParagraph"/>
              <w:spacing w:line="240" w:lineRule="auto"/>
              <w:ind w:right="99"/>
              <w:jc w:val="right"/>
              <w:rPr>
                <w:sz w:val="28"/>
              </w:rPr>
            </w:pPr>
            <w:r>
              <w:rPr>
                <w:sz w:val="28"/>
              </w:rPr>
              <w:t>Postconditions:</w:t>
            </w:r>
          </w:p>
        </w:tc>
        <w:tc>
          <w:tcPr>
            <w:tcW w:w="6678" w:type="dxa"/>
          </w:tcPr>
          <w:p w:rsidR="001B1F9A" w:rsidRPr="008D282B" w:rsidRDefault="001B1F9A" w:rsidP="001B1F9A">
            <w:pPr>
              <w:pStyle w:val="TableParagraph"/>
              <w:tabs>
                <w:tab w:val="left" w:pos="825"/>
              </w:tabs>
              <w:spacing w:before="120" w:line="324" w:lineRule="exact"/>
              <w:ind w:right="195"/>
              <w:rPr>
                <w:sz w:val="28"/>
              </w:rPr>
            </w:pPr>
            <w:r>
              <w:rPr>
                <w:sz w:val="28"/>
              </w:rPr>
              <w:t xml:space="preserve">  Một danh sách sản phẩm phù khách hàng đã đánh dấu là yêu thích</w:t>
            </w:r>
          </w:p>
        </w:tc>
      </w:tr>
      <w:tr w:rsidR="001B1F9A" w:rsidTr="00807C3B">
        <w:trPr>
          <w:trHeight w:val="2373"/>
        </w:trPr>
        <w:tc>
          <w:tcPr>
            <w:tcW w:w="2792" w:type="dxa"/>
          </w:tcPr>
          <w:p w:rsidR="001B1F9A" w:rsidRDefault="001B1F9A" w:rsidP="00807C3B">
            <w:pPr>
              <w:pStyle w:val="TableParagraph"/>
              <w:spacing w:line="240" w:lineRule="auto"/>
              <w:ind w:right="99"/>
              <w:jc w:val="right"/>
              <w:rPr>
                <w:sz w:val="28"/>
              </w:rPr>
            </w:pPr>
            <w:r>
              <w:rPr>
                <w:sz w:val="28"/>
              </w:rPr>
              <w:t>Normal flow:</w:t>
            </w:r>
          </w:p>
        </w:tc>
        <w:tc>
          <w:tcPr>
            <w:tcW w:w="6678" w:type="dxa"/>
          </w:tcPr>
          <w:p w:rsidR="001B1F9A" w:rsidRDefault="001B1F9A" w:rsidP="001B1F9A">
            <w:pPr>
              <w:pStyle w:val="TableParagraph"/>
              <w:numPr>
                <w:ilvl w:val="0"/>
                <w:numId w:val="34"/>
              </w:numPr>
              <w:tabs>
                <w:tab w:val="left" w:pos="826"/>
              </w:tabs>
              <w:spacing w:before="3" w:line="240" w:lineRule="auto"/>
              <w:ind w:right="700"/>
              <w:rPr>
                <w:sz w:val="28"/>
              </w:rPr>
            </w:pPr>
            <w:r>
              <w:rPr>
                <w:sz w:val="28"/>
              </w:rPr>
              <w:t>Khách hàng đánh dấu một sản phẩm là yêu thích</w:t>
            </w:r>
          </w:p>
          <w:p w:rsidR="001B1F9A" w:rsidRDefault="001B1F9A" w:rsidP="001B1F9A">
            <w:pPr>
              <w:pStyle w:val="TableParagraph"/>
              <w:numPr>
                <w:ilvl w:val="0"/>
                <w:numId w:val="34"/>
              </w:numPr>
              <w:tabs>
                <w:tab w:val="left" w:pos="826"/>
              </w:tabs>
              <w:spacing w:before="3" w:line="240" w:lineRule="auto"/>
              <w:ind w:right="700"/>
              <w:rPr>
                <w:sz w:val="28"/>
              </w:rPr>
            </w:pPr>
            <w:r>
              <w:rPr>
                <w:sz w:val="28"/>
              </w:rPr>
              <w:t>Cơ sở dữ liệu thêm ID sản phẩm vào danh sách yêu thích của khách hàng</w:t>
            </w:r>
          </w:p>
          <w:p w:rsidR="001B1F9A" w:rsidRDefault="001B1F9A" w:rsidP="001B1F9A">
            <w:pPr>
              <w:pStyle w:val="TableParagraph"/>
              <w:numPr>
                <w:ilvl w:val="0"/>
                <w:numId w:val="34"/>
              </w:numPr>
              <w:tabs>
                <w:tab w:val="left" w:pos="826"/>
              </w:tabs>
              <w:spacing w:before="3" w:line="240" w:lineRule="auto"/>
              <w:ind w:right="700"/>
              <w:rPr>
                <w:sz w:val="28"/>
              </w:rPr>
            </w:pPr>
            <w:r>
              <w:rPr>
                <w:sz w:val="28"/>
              </w:rPr>
              <w:t>Khách hàng chọn chức năng Xem sản phẩm yêu thích</w:t>
            </w:r>
          </w:p>
          <w:p w:rsidR="001B1F9A" w:rsidRPr="000B328C" w:rsidRDefault="001B1F9A" w:rsidP="001B1F9A">
            <w:pPr>
              <w:pStyle w:val="TableParagraph"/>
              <w:numPr>
                <w:ilvl w:val="0"/>
                <w:numId w:val="34"/>
              </w:numPr>
              <w:tabs>
                <w:tab w:val="left" w:pos="826"/>
              </w:tabs>
              <w:spacing w:before="3" w:line="240" w:lineRule="auto"/>
              <w:ind w:right="700"/>
              <w:rPr>
                <w:sz w:val="28"/>
              </w:rPr>
            </w:pPr>
            <w:r>
              <w:rPr>
                <w:sz w:val="28"/>
              </w:rPr>
              <w:t>Một danh sách sản phẩm yêu thích mà khách hàng đã đánh dấu hiện ra</w:t>
            </w:r>
          </w:p>
        </w:tc>
      </w:tr>
      <w:tr w:rsidR="001B1F9A" w:rsidTr="00807C3B">
        <w:trPr>
          <w:trHeight w:val="441"/>
        </w:trPr>
        <w:tc>
          <w:tcPr>
            <w:tcW w:w="2792" w:type="dxa"/>
          </w:tcPr>
          <w:p w:rsidR="001B1F9A" w:rsidRDefault="001B1F9A" w:rsidP="00807C3B">
            <w:pPr>
              <w:pStyle w:val="TableParagraph"/>
              <w:ind w:right="100"/>
              <w:jc w:val="right"/>
              <w:rPr>
                <w:sz w:val="28"/>
              </w:rPr>
            </w:pPr>
            <w:r>
              <w:rPr>
                <w:sz w:val="28"/>
              </w:rPr>
              <w:t>Alternative flow:</w:t>
            </w:r>
          </w:p>
        </w:tc>
        <w:tc>
          <w:tcPr>
            <w:tcW w:w="6678" w:type="dxa"/>
          </w:tcPr>
          <w:p w:rsidR="001B1F9A" w:rsidRDefault="001B1F9A" w:rsidP="00807C3B">
            <w:pPr>
              <w:pStyle w:val="TableParagraph"/>
              <w:ind w:left="105"/>
              <w:rPr>
                <w:sz w:val="28"/>
              </w:rPr>
            </w:pPr>
            <w:r>
              <w:rPr>
                <w:sz w:val="28"/>
              </w:rPr>
              <w:t>Không có</w:t>
            </w:r>
          </w:p>
        </w:tc>
      </w:tr>
      <w:tr w:rsidR="001B1F9A" w:rsidTr="00807C3B">
        <w:trPr>
          <w:trHeight w:val="443"/>
        </w:trPr>
        <w:tc>
          <w:tcPr>
            <w:tcW w:w="2792" w:type="dxa"/>
          </w:tcPr>
          <w:p w:rsidR="001B1F9A" w:rsidRDefault="001B1F9A" w:rsidP="00807C3B">
            <w:pPr>
              <w:pStyle w:val="TableParagraph"/>
              <w:spacing w:before="115"/>
              <w:ind w:right="98"/>
              <w:jc w:val="right"/>
              <w:rPr>
                <w:sz w:val="28"/>
              </w:rPr>
            </w:pPr>
            <w:r>
              <w:rPr>
                <w:sz w:val="28"/>
              </w:rPr>
              <w:t>Exceptions:</w:t>
            </w:r>
          </w:p>
        </w:tc>
        <w:tc>
          <w:tcPr>
            <w:tcW w:w="6678" w:type="dxa"/>
          </w:tcPr>
          <w:p w:rsidR="001B1F9A" w:rsidRPr="002C6A57" w:rsidRDefault="002C6A57" w:rsidP="00807C3B">
            <w:pPr>
              <w:pStyle w:val="TableParagraph"/>
              <w:spacing w:before="115"/>
              <w:ind w:left="105"/>
              <w:rPr>
                <w:sz w:val="28"/>
                <w:lang w:val="vi-VN"/>
              </w:rPr>
            </w:pPr>
            <w:r>
              <w:rPr>
                <w:sz w:val="28"/>
                <w:lang w:val="vi-VN"/>
              </w:rPr>
              <w:t>Không có</w:t>
            </w:r>
          </w:p>
        </w:tc>
      </w:tr>
      <w:tr w:rsidR="001B1F9A" w:rsidTr="00807C3B">
        <w:trPr>
          <w:trHeight w:val="441"/>
        </w:trPr>
        <w:tc>
          <w:tcPr>
            <w:tcW w:w="2792" w:type="dxa"/>
          </w:tcPr>
          <w:p w:rsidR="001B1F9A" w:rsidRDefault="001B1F9A" w:rsidP="00807C3B">
            <w:pPr>
              <w:pStyle w:val="TableParagraph"/>
              <w:ind w:right="99"/>
              <w:jc w:val="right"/>
              <w:rPr>
                <w:sz w:val="28"/>
              </w:rPr>
            </w:pPr>
            <w:r>
              <w:rPr>
                <w:sz w:val="28"/>
              </w:rPr>
              <w:t>Includes:</w:t>
            </w:r>
          </w:p>
        </w:tc>
        <w:tc>
          <w:tcPr>
            <w:tcW w:w="6678" w:type="dxa"/>
          </w:tcPr>
          <w:p w:rsidR="001B1F9A" w:rsidRDefault="001B1F9A" w:rsidP="00807C3B">
            <w:pPr>
              <w:pStyle w:val="TableParagraph"/>
              <w:ind w:left="105"/>
              <w:rPr>
                <w:sz w:val="28"/>
              </w:rPr>
            </w:pPr>
            <w:r>
              <w:rPr>
                <w:sz w:val="28"/>
              </w:rPr>
              <w:t>Không có</w:t>
            </w:r>
          </w:p>
        </w:tc>
      </w:tr>
      <w:tr w:rsidR="001B1F9A" w:rsidTr="00807C3B">
        <w:trPr>
          <w:trHeight w:val="441"/>
        </w:trPr>
        <w:tc>
          <w:tcPr>
            <w:tcW w:w="2792" w:type="dxa"/>
          </w:tcPr>
          <w:p w:rsidR="001B1F9A" w:rsidRDefault="001B1F9A" w:rsidP="00807C3B">
            <w:pPr>
              <w:pStyle w:val="TableParagraph"/>
              <w:ind w:right="101"/>
              <w:jc w:val="right"/>
              <w:rPr>
                <w:sz w:val="28"/>
              </w:rPr>
            </w:pPr>
            <w:r>
              <w:rPr>
                <w:sz w:val="28"/>
              </w:rPr>
              <w:lastRenderedPageBreak/>
              <w:t>Priority:</w:t>
            </w:r>
          </w:p>
        </w:tc>
        <w:tc>
          <w:tcPr>
            <w:tcW w:w="6678" w:type="dxa"/>
          </w:tcPr>
          <w:p w:rsidR="001B1F9A" w:rsidRPr="002C6A57" w:rsidRDefault="002C6A57" w:rsidP="00807C3B">
            <w:pPr>
              <w:pStyle w:val="TableParagraph"/>
              <w:ind w:left="105"/>
              <w:rPr>
                <w:sz w:val="28"/>
                <w:lang w:val="vi-VN"/>
              </w:rPr>
            </w:pPr>
            <w:r>
              <w:rPr>
                <w:sz w:val="28"/>
                <w:lang w:val="vi-VN"/>
              </w:rPr>
              <w:t>2</w:t>
            </w:r>
          </w:p>
        </w:tc>
      </w:tr>
      <w:tr w:rsidR="001B1F9A" w:rsidTr="00807C3B">
        <w:trPr>
          <w:trHeight w:val="443"/>
        </w:trPr>
        <w:tc>
          <w:tcPr>
            <w:tcW w:w="2792" w:type="dxa"/>
          </w:tcPr>
          <w:p w:rsidR="001B1F9A" w:rsidRDefault="001B1F9A" w:rsidP="00807C3B">
            <w:pPr>
              <w:pStyle w:val="TableParagraph"/>
              <w:spacing w:before="115"/>
              <w:ind w:right="98"/>
              <w:jc w:val="right"/>
              <w:rPr>
                <w:sz w:val="28"/>
              </w:rPr>
            </w:pPr>
            <w:r>
              <w:rPr>
                <w:sz w:val="28"/>
              </w:rPr>
              <w:t>Frequency of use</w:t>
            </w:r>
          </w:p>
        </w:tc>
        <w:tc>
          <w:tcPr>
            <w:tcW w:w="6678" w:type="dxa"/>
          </w:tcPr>
          <w:p w:rsidR="001B1F9A" w:rsidRDefault="001B1F9A" w:rsidP="00807C3B">
            <w:pPr>
              <w:pStyle w:val="TableParagraph"/>
              <w:spacing w:before="115"/>
              <w:ind w:left="105"/>
              <w:rPr>
                <w:sz w:val="28"/>
              </w:rPr>
            </w:pPr>
            <w:r>
              <w:rPr>
                <w:sz w:val="28"/>
              </w:rPr>
              <w:t>Rất thường xuyên</w:t>
            </w:r>
          </w:p>
        </w:tc>
      </w:tr>
      <w:tr w:rsidR="001B1F9A" w:rsidTr="00807C3B">
        <w:trPr>
          <w:trHeight w:val="441"/>
        </w:trPr>
        <w:tc>
          <w:tcPr>
            <w:tcW w:w="2792" w:type="dxa"/>
          </w:tcPr>
          <w:p w:rsidR="001B1F9A" w:rsidRDefault="001B1F9A" w:rsidP="00807C3B">
            <w:pPr>
              <w:pStyle w:val="TableParagraph"/>
              <w:ind w:right="99"/>
              <w:jc w:val="right"/>
              <w:rPr>
                <w:sz w:val="28"/>
              </w:rPr>
            </w:pPr>
            <w:r>
              <w:rPr>
                <w:sz w:val="28"/>
              </w:rPr>
              <w:t>Business Rules:</w:t>
            </w:r>
          </w:p>
        </w:tc>
        <w:tc>
          <w:tcPr>
            <w:tcW w:w="6678" w:type="dxa"/>
          </w:tcPr>
          <w:p w:rsidR="001B1F9A" w:rsidRDefault="001B1F9A" w:rsidP="00807C3B">
            <w:pPr>
              <w:pStyle w:val="TableParagraph"/>
              <w:ind w:left="105"/>
              <w:rPr>
                <w:sz w:val="28"/>
              </w:rPr>
            </w:pPr>
            <w:r>
              <w:rPr>
                <w:sz w:val="28"/>
              </w:rPr>
              <w:t>Không có</w:t>
            </w:r>
          </w:p>
        </w:tc>
      </w:tr>
      <w:tr w:rsidR="001B1F9A" w:rsidTr="00807C3B">
        <w:trPr>
          <w:trHeight w:val="441"/>
        </w:trPr>
        <w:tc>
          <w:tcPr>
            <w:tcW w:w="2792" w:type="dxa"/>
          </w:tcPr>
          <w:p w:rsidR="001B1F9A" w:rsidRDefault="001B1F9A" w:rsidP="00807C3B">
            <w:pPr>
              <w:pStyle w:val="TableParagraph"/>
              <w:ind w:right="100"/>
              <w:jc w:val="right"/>
              <w:rPr>
                <w:sz w:val="28"/>
              </w:rPr>
            </w:pPr>
            <w:r>
              <w:rPr>
                <w:sz w:val="28"/>
              </w:rPr>
              <w:t>Special Requirements:</w:t>
            </w:r>
          </w:p>
        </w:tc>
        <w:tc>
          <w:tcPr>
            <w:tcW w:w="6678" w:type="dxa"/>
          </w:tcPr>
          <w:p w:rsidR="001B1F9A" w:rsidRDefault="001B1F9A" w:rsidP="00807C3B">
            <w:pPr>
              <w:pStyle w:val="TableParagraph"/>
              <w:ind w:left="105"/>
              <w:rPr>
                <w:sz w:val="28"/>
              </w:rPr>
            </w:pPr>
            <w:r>
              <w:rPr>
                <w:sz w:val="28"/>
              </w:rPr>
              <w:t>Không có</w:t>
            </w:r>
          </w:p>
        </w:tc>
      </w:tr>
      <w:tr w:rsidR="001B1F9A" w:rsidTr="00807C3B">
        <w:trPr>
          <w:trHeight w:val="444"/>
        </w:trPr>
        <w:tc>
          <w:tcPr>
            <w:tcW w:w="2792" w:type="dxa"/>
          </w:tcPr>
          <w:p w:rsidR="001B1F9A" w:rsidRDefault="001B1F9A" w:rsidP="00807C3B">
            <w:pPr>
              <w:pStyle w:val="TableParagraph"/>
              <w:spacing w:before="115"/>
              <w:ind w:right="99"/>
              <w:jc w:val="right"/>
              <w:rPr>
                <w:sz w:val="28"/>
              </w:rPr>
            </w:pPr>
            <w:r>
              <w:rPr>
                <w:sz w:val="28"/>
              </w:rPr>
              <w:t>Assumptions:</w:t>
            </w:r>
          </w:p>
        </w:tc>
        <w:tc>
          <w:tcPr>
            <w:tcW w:w="6678" w:type="dxa"/>
          </w:tcPr>
          <w:p w:rsidR="001B1F9A" w:rsidRDefault="001B1F9A" w:rsidP="00807C3B">
            <w:pPr>
              <w:pStyle w:val="TableParagraph"/>
              <w:spacing w:before="115"/>
              <w:ind w:left="105"/>
              <w:rPr>
                <w:sz w:val="28"/>
              </w:rPr>
            </w:pPr>
            <w:r>
              <w:rPr>
                <w:sz w:val="28"/>
              </w:rPr>
              <w:t>Không có</w:t>
            </w:r>
          </w:p>
        </w:tc>
      </w:tr>
      <w:tr w:rsidR="001B1F9A" w:rsidTr="00807C3B">
        <w:trPr>
          <w:trHeight w:val="441"/>
        </w:trPr>
        <w:tc>
          <w:tcPr>
            <w:tcW w:w="2792" w:type="dxa"/>
          </w:tcPr>
          <w:p w:rsidR="001B1F9A" w:rsidRDefault="001B1F9A" w:rsidP="00807C3B">
            <w:pPr>
              <w:pStyle w:val="TableParagraph"/>
              <w:ind w:right="100"/>
              <w:jc w:val="right"/>
              <w:rPr>
                <w:sz w:val="28"/>
              </w:rPr>
            </w:pPr>
            <w:r>
              <w:rPr>
                <w:sz w:val="28"/>
              </w:rPr>
              <w:t>Notes and Issues:</w:t>
            </w:r>
          </w:p>
        </w:tc>
        <w:tc>
          <w:tcPr>
            <w:tcW w:w="6678" w:type="dxa"/>
          </w:tcPr>
          <w:p w:rsidR="001B1F9A" w:rsidRDefault="001B1F9A" w:rsidP="00807C3B">
            <w:pPr>
              <w:pStyle w:val="TableParagraph"/>
              <w:ind w:left="105"/>
              <w:rPr>
                <w:sz w:val="28"/>
              </w:rPr>
            </w:pPr>
            <w:r>
              <w:rPr>
                <w:sz w:val="28"/>
              </w:rPr>
              <w:t>Không có</w:t>
            </w:r>
          </w:p>
        </w:tc>
      </w:tr>
    </w:tbl>
    <w:p w:rsidR="001B1F9A" w:rsidRDefault="001B1F9A" w:rsidP="00C55D80">
      <w:pPr>
        <w:tabs>
          <w:tab w:val="left" w:pos="1002"/>
        </w:tabs>
        <w:spacing w:before="65"/>
        <w:ind w:right="5922"/>
        <w:rPr>
          <w:sz w:val="28"/>
        </w:rPr>
      </w:pPr>
    </w:p>
    <w:p w:rsidR="001B1F9A" w:rsidRDefault="001B1F9A" w:rsidP="001B1F9A">
      <w:pPr>
        <w:pStyle w:val="ListParagraph"/>
        <w:numPr>
          <w:ilvl w:val="1"/>
          <w:numId w:val="14"/>
        </w:numPr>
        <w:tabs>
          <w:tab w:val="left" w:pos="1002"/>
        </w:tabs>
        <w:spacing w:before="65"/>
        <w:rPr>
          <w:sz w:val="28"/>
        </w:rPr>
      </w:pPr>
      <w:r>
        <w:rPr>
          <w:sz w:val="28"/>
        </w:rPr>
        <w:t>Đặc tả use case Xem lịch sử mua hàng</w:t>
      </w:r>
    </w:p>
    <w:p w:rsidR="001B1F9A" w:rsidRDefault="00150CF4" w:rsidP="001B1F9A">
      <w:pPr>
        <w:spacing w:before="124"/>
        <w:ind w:left="282"/>
        <w:rPr>
          <w:sz w:val="24"/>
        </w:rPr>
      </w:pPr>
      <w:r>
        <w:rPr>
          <w:b/>
          <w:sz w:val="24"/>
        </w:rPr>
        <w:t>Bảng 2.</w:t>
      </w:r>
      <w:r>
        <w:rPr>
          <w:b/>
          <w:sz w:val="24"/>
          <w:lang w:val="vi-VN"/>
        </w:rPr>
        <w:t>27</w:t>
      </w:r>
      <w:r w:rsidR="001B1F9A">
        <w:rPr>
          <w:b/>
          <w:sz w:val="24"/>
        </w:rPr>
        <w:t xml:space="preserve"> </w:t>
      </w:r>
      <w:r w:rsidR="001B1F9A">
        <w:rPr>
          <w:sz w:val="24"/>
        </w:rPr>
        <w:t>Đặc tả use case Xem lịch sử mua hàng</w:t>
      </w:r>
    </w:p>
    <w:p w:rsidR="001B1F9A" w:rsidRDefault="001B1F9A" w:rsidP="001B1F9A">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1B1F9A" w:rsidTr="00807C3B">
        <w:trPr>
          <w:trHeight w:val="441"/>
        </w:trPr>
        <w:tc>
          <w:tcPr>
            <w:tcW w:w="2792" w:type="dxa"/>
          </w:tcPr>
          <w:p w:rsidR="001B1F9A" w:rsidRDefault="001B1F9A" w:rsidP="00807C3B">
            <w:pPr>
              <w:pStyle w:val="TableParagraph"/>
              <w:ind w:right="98"/>
              <w:jc w:val="right"/>
              <w:rPr>
                <w:sz w:val="28"/>
              </w:rPr>
            </w:pPr>
            <w:r>
              <w:rPr>
                <w:sz w:val="28"/>
              </w:rPr>
              <w:t>Use case ID:</w:t>
            </w:r>
          </w:p>
        </w:tc>
        <w:tc>
          <w:tcPr>
            <w:tcW w:w="6678" w:type="dxa"/>
          </w:tcPr>
          <w:p w:rsidR="001B1F9A" w:rsidRPr="00150CF4" w:rsidRDefault="00150CF4" w:rsidP="00807C3B">
            <w:pPr>
              <w:pStyle w:val="TableParagraph"/>
              <w:ind w:left="105"/>
              <w:rPr>
                <w:sz w:val="28"/>
                <w:lang w:val="vi-VN"/>
              </w:rPr>
            </w:pPr>
            <w:r>
              <w:rPr>
                <w:sz w:val="28"/>
                <w:lang w:val="vi-VN"/>
              </w:rPr>
              <w:t>UC27</w:t>
            </w:r>
          </w:p>
        </w:tc>
      </w:tr>
      <w:tr w:rsidR="001B1F9A" w:rsidTr="00807C3B">
        <w:trPr>
          <w:trHeight w:val="443"/>
        </w:trPr>
        <w:tc>
          <w:tcPr>
            <w:tcW w:w="2792" w:type="dxa"/>
          </w:tcPr>
          <w:p w:rsidR="001B1F9A" w:rsidRDefault="001B1F9A" w:rsidP="00807C3B">
            <w:pPr>
              <w:pStyle w:val="TableParagraph"/>
              <w:spacing w:before="115"/>
              <w:ind w:right="103"/>
              <w:jc w:val="right"/>
              <w:rPr>
                <w:sz w:val="28"/>
              </w:rPr>
            </w:pPr>
            <w:r>
              <w:rPr>
                <w:sz w:val="28"/>
              </w:rPr>
              <w:t>Use case Name:</w:t>
            </w:r>
          </w:p>
        </w:tc>
        <w:tc>
          <w:tcPr>
            <w:tcW w:w="6678" w:type="dxa"/>
          </w:tcPr>
          <w:p w:rsidR="001B1F9A" w:rsidRDefault="001B1F9A" w:rsidP="00807C3B">
            <w:pPr>
              <w:pStyle w:val="TableParagraph"/>
              <w:spacing w:before="115"/>
              <w:rPr>
                <w:sz w:val="28"/>
              </w:rPr>
            </w:pPr>
            <w:r>
              <w:rPr>
                <w:sz w:val="28"/>
              </w:rPr>
              <w:t>Xem lịch sử mua hàng</w:t>
            </w:r>
          </w:p>
        </w:tc>
      </w:tr>
      <w:tr w:rsidR="001B1F9A" w:rsidTr="00807C3B">
        <w:trPr>
          <w:trHeight w:val="441"/>
        </w:trPr>
        <w:tc>
          <w:tcPr>
            <w:tcW w:w="2792" w:type="dxa"/>
          </w:tcPr>
          <w:p w:rsidR="001B1F9A" w:rsidRDefault="001B1F9A" w:rsidP="00807C3B">
            <w:pPr>
              <w:pStyle w:val="TableParagraph"/>
              <w:ind w:right="98"/>
              <w:jc w:val="right"/>
              <w:rPr>
                <w:sz w:val="28"/>
              </w:rPr>
            </w:pPr>
            <w:r>
              <w:rPr>
                <w:sz w:val="28"/>
              </w:rPr>
              <w:t>Actors:</w:t>
            </w:r>
          </w:p>
        </w:tc>
        <w:tc>
          <w:tcPr>
            <w:tcW w:w="6678" w:type="dxa"/>
          </w:tcPr>
          <w:p w:rsidR="001B1F9A" w:rsidRDefault="001B1F9A" w:rsidP="00807C3B">
            <w:pPr>
              <w:pStyle w:val="TableParagraph"/>
              <w:rPr>
                <w:sz w:val="28"/>
              </w:rPr>
            </w:pPr>
            <w:r>
              <w:rPr>
                <w:sz w:val="28"/>
              </w:rPr>
              <w:t>Khách hàng</w:t>
            </w:r>
          </w:p>
        </w:tc>
      </w:tr>
      <w:tr w:rsidR="001B1F9A" w:rsidTr="00807C3B">
        <w:trPr>
          <w:trHeight w:val="765"/>
        </w:trPr>
        <w:tc>
          <w:tcPr>
            <w:tcW w:w="2792" w:type="dxa"/>
          </w:tcPr>
          <w:p w:rsidR="001B1F9A" w:rsidRDefault="001B1F9A" w:rsidP="00807C3B">
            <w:pPr>
              <w:pStyle w:val="TableParagraph"/>
              <w:spacing w:line="240" w:lineRule="auto"/>
              <w:ind w:right="98"/>
              <w:jc w:val="right"/>
              <w:rPr>
                <w:sz w:val="28"/>
              </w:rPr>
            </w:pPr>
            <w:r>
              <w:rPr>
                <w:sz w:val="28"/>
              </w:rPr>
              <w:t>Desctiption:</w:t>
            </w:r>
          </w:p>
        </w:tc>
        <w:tc>
          <w:tcPr>
            <w:tcW w:w="6678" w:type="dxa"/>
          </w:tcPr>
          <w:p w:rsidR="001B1F9A" w:rsidRDefault="001B1F9A" w:rsidP="001B1F9A">
            <w:pPr>
              <w:pStyle w:val="TableParagraph"/>
              <w:spacing w:before="116" w:line="322" w:lineRule="exact"/>
              <w:ind w:right="510"/>
              <w:rPr>
                <w:i/>
                <w:sz w:val="28"/>
              </w:rPr>
            </w:pPr>
            <w:r>
              <w:rPr>
                <w:sz w:val="28"/>
              </w:rPr>
              <w:t xml:space="preserve"> Use case này cho phép tác nhân nhận được danh sách sản phẩm mà mình đã mua</w:t>
            </w:r>
          </w:p>
        </w:tc>
      </w:tr>
      <w:tr w:rsidR="001B1F9A" w:rsidTr="00807C3B">
        <w:trPr>
          <w:trHeight w:val="441"/>
        </w:trPr>
        <w:tc>
          <w:tcPr>
            <w:tcW w:w="2792" w:type="dxa"/>
          </w:tcPr>
          <w:p w:rsidR="001B1F9A" w:rsidRDefault="001B1F9A" w:rsidP="00807C3B">
            <w:pPr>
              <w:pStyle w:val="TableParagraph"/>
              <w:ind w:right="99"/>
              <w:jc w:val="right"/>
              <w:rPr>
                <w:sz w:val="28"/>
              </w:rPr>
            </w:pPr>
            <w:r>
              <w:rPr>
                <w:sz w:val="28"/>
              </w:rPr>
              <w:t>Trigger:</w:t>
            </w:r>
          </w:p>
        </w:tc>
        <w:tc>
          <w:tcPr>
            <w:tcW w:w="6678" w:type="dxa"/>
          </w:tcPr>
          <w:p w:rsidR="001B1F9A" w:rsidRPr="007B3072" w:rsidRDefault="001B1F9A" w:rsidP="007B3072">
            <w:pPr>
              <w:pStyle w:val="TableParagraph"/>
              <w:ind w:left="720" w:hanging="615"/>
              <w:rPr>
                <w:sz w:val="28"/>
                <w:lang w:val="vi-VN"/>
              </w:rPr>
            </w:pPr>
            <w:r>
              <w:rPr>
                <w:sz w:val="28"/>
              </w:rPr>
              <w:t xml:space="preserve">Khách hàng </w:t>
            </w:r>
            <w:r w:rsidR="007B3072">
              <w:rPr>
                <w:sz w:val="28"/>
                <w:lang w:val="vi-VN"/>
              </w:rPr>
              <w:t>lựa chọn chức năng xem lịch sử mua hàng</w:t>
            </w:r>
          </w:p>
        </w:tc>
      </w:tr>
      <w:tr w:rsidR="001B1F9A" w:rsidTr="00807C3B">
        <w:trPr>
          <w:trHeight w:val="441"/>
        </w:trPr>
        <w:tc>
          <w:tcPr>
            <w:tcW w:w="2792" w:type="dxa"/>
          </w:tcPr>
          <w:p w:rsidR="001B1F9A" w:rsidRDefault="001B1F9A" w:rsidP="00807C3B">
            <w:pPr>
              <w:pStyle w:val="TableParagraph"/>
              <w:spacing w:before="113"/>
              <w:ind w:right="98"/>
              <w:jc w:val="right"/>
              <w:rPr>
                <w:sz w:val="28"/>
              </w:rPr>
            </w:pPr>
            <w:r>
              <w:rPr>
                <w:sz w:val="28"/>
              </w:rPr>
              <w:t>Preconditions:</w:t>
            </w:r>
          </w:p>
        </w:tc>
        <w:tc>
          <w:tcPr>
            <w:tcW w:w="6678" w:type="dxa"/>
          </w:tcPr>
          <w:p w:rsidR="001B1F9A" w:rsidRPr="0015331F" w:rsidRDefault="0015331F" w:rsidP="00807C3B">
            <w:pPr>
              <w:pStyle w:val="TableParagraph"/>
              <w:spacing w:before="113"/>
              <w:ind w:left="105"/>
              <w:rPr>
                <w:sz w:val="28"/>
                <w:lang w:val="vi-VN"/>
              </w:rPr>
            </w:pPr>
            <w:r>
              <w:rPr>
                <w:sz w:val="28"/>
                <w:lang w:val="vi-VN"/>
              </w:rPr>
              <w:t>Không có</w:t>
            </w:r>
          </w:p>
        </w:tc>
      </w:tr>
      <w:tr w:rsidR="001B1F9A" w:rsidTr="00807C3B">
        <w:trPr>
          <w:trHeight w:val="770"/>
        </w:trPr>
        <w:tc>
          <w:tcPr>
            <w:tcW w:w="2792" w:type="dxa"/>
          </w:tcPr>
          <w:p w:rsidR="001B1F9A" w:rsidRDefault="001B1F9A" w:rsidP="00807C3B">
            <w:pPr>
              <w:pStyle w:val="TableParagraph"/>
              <w:spacing w:line="240" w:lineRule="auto"/>
              <w:ind w:right="99"/>
              <w:jc w:val="right"/>
              <w:rPr>
                <w:sz w:val="28"/>
              </w:rPr>
            </w:pPr>
            <w:r>
              <w:rPr>
                <w:sz w:val="28"/>
              </w:rPr>
              <w:t>Postconditions:</w:t>
            </w:r>
          </w:p>
        </w:tc>
        <w:tc>
          <w:tcPr>
            <w:tcW w:w="6678" w:type="dxa"/>
          </w:tcPr>
          <w:p w:rsidR="001B1F9A" w:rsidRPr="008D282B" w:rsidRDefault="001B1F9A" w:rsidP="001B1F9A">
            <w:pPr>
              <w:pStyle w:val="TableParagraph"/>
              <w:tabs>
                <w:tab w:val="left" w:pos="825"/>
              </w:tabs>
              <w:spacing w:before="120" w:line="324" w:lineRule="exact"/>
              <w:ind w:right="195"/>
              <w:rPr>
                <w:sz w:val="28"/>
              </w:rPr>
            </w:pPr>
            <w:r>
              <w:rPr>
                <w:sz w:val="28"/>
              </w:rPr>
              <w:t xml:space="preserve">  Một danh sách sản phẩm mà khách hàng đã mua</w:t>
            </w:r>
          </w:p>
        </w:tc>
      </w:tr>
      <w:tr w:rsidR="001B1F9A" w:rsidTr="00807C3B">
        <w:trPr>
          <w:trHeight w:val="2373"/>
        </w:trPr>
        <w:tc>
          <w:tcPr>
            <w:tcW w:w="2792" w:type="dxa"/>
          </w:tcPr>
          <w:p w:rsidR="001B1F9A" w:rsidRDefault="001B1F9A" w:rsidP="00807C3B">
            <w:pPr>
              <w:pStyle w:val="TableParagraph"/>
              <w:spacing w:line="240" w:lineRule="auto"/>
              <w:ind w:right="99"/>
              <w:jc w:val="right"/>
              <w:rPr>
                <w:sz w:val="28"/>
              </w:rPr>
            </w:pPr>
            <w:r>
              <w:rPr>
                <w:sz w:val="28"/>
              </w:rPr>
              <w:t>Normal flow:</w:t>
            </w:r>
          </w:p>
        </w:tc>
        <w:tc>
          <w:tcPr>
            <w:tcW w:w="6678" w:type="dxa"/>
          </w:tcPr>
          <w:p w:rsidR="001B1F9A" w:rsidRDefault="001B1F9A" w:rsidP="001B1F9A">
            <w:pPr>
              <w:pStyle w:val="TableParagraph"/>
              <w:numPr>
                <w:ilvl w:val="0"/>
                <w:numId w:val="35"/>
              </w:numPr>
              <w:tabs>
                <w:tab w:val="left" w:pos="826"/>
              </w:tabs>
              <w:spacing w:before="3" w:line="240" w:lineRule="auto"/>
              <w:ind w:right="700"/>
              <w:rPr>
                <w:sz w:val="28"/>
              </w:rPr>
            </w:pPr>
            <w:r>
              <w:rPr>
                <w:sz w:val="28"/>
              </w:rPr>
              <w:t>Khách hàng chọn chức năng Xem lịch sử mua hàng trên trang web</w:t>
            </w:r>
          </w:p>
          <w:p w:rsidR="001B1F9A" w:rsidRDefault="001B1F9A" w:rsidP="001B1F9A">
            <w:pPr>
              <w:pStyle w:val="TableParagraph"/>
              <w:numPr>
                <w:ilvl w:val="0"/>
                <w:numId w:val="35"/>
              </w:numPr>
              <w:tabs>
                <w:tab w:val="left" w:pos="826"/>
              </w:tabs>
              <w:spacing w:before="3" w:line="240" w:lineRule="auto"/>
              <w:ind w:right="700"/>
              <w:rPr>
                <w:sz w:val="28"/>
              </w:rPr>
            </w:pPr>
            <w:r>
              <w:rPr>
                <w:sz w:val="28"/>
              </w:rPr>
              <w:t>Một truy vấn đến cơ sở dữ liệu được thực hiện trên máy chủ đến lịch sử mua hàng của khách hàng</w:t>
            </w:r>
          </w:p>
          <w:p w:rsidR="001B1F9A" w:rsidRPr="000B328C" w:rsidRDefault="001B1F9A" w:rsidP="001B1F9A">
            <w:pPr>
              <w:pStyle w:val="TableParagraph"/>
              <w:numPr>
                <w:ilvl w:val="0"/>
                <w:numId w:val="35"/>
              </w:numPr>
              <w:tabs>
                <w:tab w:val="left" w:pos="826"/>
              </w:tabs>
              <w:spacing w:before="3" w:line="240" w:lineRule="auto"/>
              <w:ind w:right="700"/>
              <w:rPr>
                <w:sz w:val="28"/>
              </w:rPr>
            </w:pPr>
            <w:r>
              <w:rPr>
                <w:sz w:val="28"/>
              </w:rPr>
              <w:t xml:space="preserve">Nếu khách hàng đã mua hàng trước đó, một danh sách sản phẩm </w:t>
            </w:r>
            <w:r w:rsidR="00A179B0">
              <w:rPr>
                <w:sz w:val="28"/>
              </w:rPr>
              <w:t>được trả về, còn không hệ thống thông báo khách hàng chưa mua sản phẩm nào</w:t>
            </w:r>
          </w:p>
        </w:tc>
      </w:tr>
      <w:tr w:rsidR="001B1F9A" w:rsidTr="00807C3B">
        <w:trPr>
          <w:trHeight w:val="441"/>
        </w:trPr>
        <w:tc>
          <w:tcPr>
            <w:tcW w:w="2792" w:type="dxa"/>
          </w:tcPr>
          <w:p w:rsidR="001B1F9A" w:rsidRDefault="001B1F9A" w:rsidP="00807C3B">
            <w:pPr>
              <w:pStyle w:val="TableParagraph"/>
              <w:ind w:right="100"/>
              <w:jc w:val="right"/>
              <w:rPr>
                <w:sz w:val="28"/>
              </w:rPr>
            </w:pPr>
            <w:r>
              <w:rPr>
                <w:sz w:val="28"/>
              </w:rPr>
              <w:t>Alternative flow:</w:t>
            </w:r>
          </w:p>
        </w:tc>
        <w:tc>
          <w:tcPr>
            <w:tcW w:w="6678" w:type="dxa"/>
          </w:tcPr>
          <w:p w:rsidR="001B1F9A" w:rsidRDefault="001B1F9A" w:rsidP="00807C3B">
            <w:pPr>
              <w:pStyle w:val="TableParagraph"/>
              <w:ind w:left="105"/>
              <w:rPr>
                <w:sz w:val="28"/>
              </w:rPr>
            </w:pPr>
            <w:r>
              <w:rPr>
                <w:sz w:val="28"/>
              </w:rPr>
              <w:t>Không có</w:t>
            </w:r>
          </w:p>
        </w:tc>
      </w:tr>
      <w:tr w:rsidR="001B1F9A" w:rsidTr="00807C3B">
        <w:trPr>
          <w:trHeight w:val="443"/>
        </w:trPr>
        <w:tc>
          <w:tcPr>
            <w:tcW w:w="2792" w:type="dxa"/>
          </w:tcPr>
          <w:p w:rsidR="001B1F9A" w:rsidRDefault="001B1F9A" w:rsidP="00807C3B">
            <w:pPr>
              <w:pStyle w:val="TableParagraph"/>
              <w:spacing w:before="115"/>
              <w:ind w:right="98"/>
              <w:jc w:val="right"/>
              <w:rPr>
                <w:sz w:val="28"/>
              </w:rPr>
            </w:pPr>
            <w:r>
              <w:rPr>
                <w:sz w:val="28"/>
              </w:rPr>
              <w:t>Exceptions:</w:t>
            </w:r>
          </w:p>
        </w:tc>
        <w:tc>
          <w:tcPr>
            <w:tcW w:w="6678" w:type="dxa"/>
          </w:tcPr>
          <w:p w:rsidR="001B1F9A" w:rsidRPr="00633CEB" w:rsidRDefault="00633CEB" w:rsidP="00807C3B">
            <w:pPr>
              <w:pStyle w:val="TableParagraph"/>
              <w:spacing w:before="115"/>
              <w:ind w:left="105"/>
              <w:rPr>
                <w:sz w:val="28"/>
                <w:lang w:val="vi-VN"/>
              </w:rPr>
            </w:pPr>
            <w:r>
              <w:rPr>
                <w:sz w:val="28"/>
                <w:lang w:val="vi-VN"/>
              </w:rPr>
              <w:t>Không có</w:t>
            </w:r>
          </w:p>
        </w:tc>
      </w:tr>
      <w:tr w:rsidR="001B1F9A" w:rsidTr="00807C3B">
        <w:trPr>
          <w:trHeight w:val="441"/>
        </w:trPr>
        <w:tc>
          <w:tcPr>
            <w:tcW w:w="2792" w:type="dxa"/>
          </w:tcPr>
          <w:p w:rsidR="001B1F9A" w:rsidRDefault="001B1F9A" w:rsidP="00807C3B">
            <w:pPr>
              <w:pStyle w:val="TableParagraph"/>
              <w:ind w:right="99"/>
              <w:jc w:val="right"/>
              <w:rPr>
                <w:sz w:val="28"/>
              </w:rPr>
            </w:pPr>
            <w:r>
              <w:rPr>
                <w:sz w:val="28"/>
              </w:rPr>
              <w:t>Includes:</w:t>
            </w:r>
          </w:p>
        </w:tc>
        <w:tc>
          <w:tcPr>
            <w:tcW w:w="6678" w:type="dxa"/>
          </w:tcPr>
          <w:p w:rsidR="001B1F9A" w:rsidRDefault="001B1F9A" w:rsidP="00807C3B">
            <w:pPr>
              <w:pStyle w:val="TableParagraph"/>
              <w:ind w:left="105"/>
              <w:rPr>
                <w:sz w:val="28"/>
              </w:rPr>
            </w:pPr>
            <w:r>
              <w:rPr>
                <w:sz w:val="28"/>
              </w:rPr>
              <w:t>Không có</w:t>
            </w:r>
          </w:p>
        </w:tc>
      </w:tr>
      <w:tr w:rsidR="001B1F9A" w:rsidTr="00807C3B">
        <w:trPr>
          <w:trHeight w:val="441"/>
        </w:trPr>
        <w:tc>
          <w:tcPr>
            <w:tcW w:w="2792" w:type="dxa"/>
          </w:tcPr>
          <w:p w:rsidR="001B1F9A" w:rsidRDefault="001B1F9A" w:rsidP="00807C3B">
            <w:pPr>
              <w:pStyle w:val="TableParagraph"/>
              <w:ind w:right="101"/>
              <w:jc w:val="right"/>
              <w:rPr>
                <w:sz w:val="28"/>
              </w:rPr>
            </w:pPr>
            <w:r>
              <w:rPr>
                <w:sz w:val="28"/>
              </w:rPr>
              <w:t>Priority:</w:t>
            </w:r>
          </w:p>
        </w:tc>
        <w:tc>
          <w:tcPr>
            <w:tcW w:w="6678" w:type="dxa"/>
          </w:tcPr>
          <w:p w:rsidR="001B1F9A" w:rsidRPr="002C6A57" w:rsidRDefault="002C6A57" w:rsidP="00807C3B">
            <w:pPr>
              <w:pStyle w:val="TableParagraph"/>
              <w:ind w:left="105"/>
              <w:rPr>
                <w:sz w:val="28"/>
                <w:lang w:val="vi-VN"/>
              </w:rPr>
            </w:pPr>
            <w:r>
              <w:rPr>
                <w:sz w:val="28"/>
                <w:lang w:val="vi-VN"/>
              </w:rPr>
              <w:t>1</w:t>
            </w:r>
          </w:p>
        </w:tc>
      </w:tr>
      <w:tr w:rsidR="001B1F9A" w:rsidTr="00807C3B">
        <w:trPr>
          <w:trHeight w:val="443"/>
        </w:trPr>
        <w:tc>
          <w:tcPr>
            <w:tcW w:w="2792" w:type="dxa"/>
          </w:tcPr>
          <w:p w:rsidR="001B1F9A" w:rsidRDefault="001B1F9A" w:rsidP="00807C3B">
            <w:pPr>
              <w:pStyle w:val="TableParagraph"/>
              <w:spacing w:before="115"/>
              <w:ind w:right="98"/>
              <w:jc w:val="right"/>
              <w:rPr>
                <w:sz w:val="28"/>
              </w:rPr>
            </w:pPr>
            <w:r>
              <w:rPr>
                <w:sz w:val="28"/>
              </w:rPr>
              <w:t>Frequency of use</w:t>
            </w:r>
          </w:p>
        </w:tc>
        <w:tc>
          <w:tcPr>
            <w:tcW w:w="6678" w:type="dxa"/>
          </w:tcPr>
          <w:p w:rsidR="001B1F9A" w:rsidRDefault="00A179B0" w:rsidP="00807C3B">
            <w:pPr>
              <w:pStyle w:val="TableParagraph"/>
              <w:spacing w:before="115"/>
              <w:ind w:left="105"/>
              <w:rPr>
                <w:sz w:val="28"/>
              </w:rPr>
            </w:pPr>
            <w:r>
              <w:rPr>
                <w:sz w:val="28"/>
              </w:rPr>
              <w:t>T</w:t>
            </w:r>
            <w:r w:rsidR="001B1F9A">
              <w:rPr>
                <w:sz w:val="28"/>
              </w:rPr>
              <w:t>hường xuyên</w:t>
            </w:r>
          </w:p>
        </w:tc>
      </w:tr>
      <w:tr w:rsidR="001B1F9A" w:rsidTr="00807C3B">
        <w:trPr>
          <w:trHeight w:val="441"/>
        </w:trPr>
        <w:tc>
          <w:tcPr>
            <w:tcW w:w="2792" w:type="dxa"/>
          </w:tcPr>
          <w:p w:rsidR="001B1F9A" w:rsidRDefault="001B1F9A" w:rsidP="00807C3B">
            <w:pPr>
              <w:pStyle w:val="TableParagraph"/>
              <w:ind w:right="99"/>
              <w:jc w:val="right"/>
              <w:rPr>
                <w:sz w:val="28"/>
              </w:rPr>
            </w:pPr>
            <w:r>
              <w:rPr>
                <w:sz w:val="28"/>
              </w:rPr>
              <w:lastRenderedPageBreak/>
              <w:t>Business Rules:</w:t>
            </w:r>
          </w:p>
        </w:tc>
        <w:tc>
          <w:tcPr>
            <w:tcW w:w="6678" w:type="dxa"/>
          </w:tcPr>
          <w:p w:rsidR="001B1F9A" w:rsidRDefault="001B1F9A" w:rsidP="00807C3B">
            <w:pPr>
              <w:pStyle w:val="TableParagraph"/>
              <w:ind w:left="105"/>
              <w:rPr>
                <w:sz w:val="28"/>
              </w:rPr>
            </w:pPr>
            <w:r>
              <w:rPr>
                <w:sz w:val="28"/>
              </w:rPr>
              <w:t>Không có</w:t>
            </w:r>
          </w:p>
        </w:tc>
      </w:tr>
      <w:tr w:rsidR="001B1F9A" w:rsidTr="00807C3B">
        <w:trPr>
          <w:trHeight w:val="441"/>
        </w:trPr>
        <w:tc>
          <w:tcPr>
            <w:tcW w:w="2792" w:type="dxa"/>
          </w:tcPr>
          <w:p w:rsidR="001B1F9A" w:rsidRDefault="001B1F9A" w:rsidP="00807C3B">
            <w:pPr>
              <w:pStyle w:val="TableParagraph"/>
              <w:ind w:right="100"/>
              <w:jc w:val="right"/>
              <w:rPr>
                <w:sz w:val="28"/>
              </w:rPr>
            </w:pPr>
            <w:r>
              <w:rPr>
                <w:sz w:val="28"/>
              </w:rPr>
              <w:t>Special Requirements:</w:t>
            </w:r>
          </w:p>
        </w:tc>
        <w:tc>
          <w:tcPr>
            <w:tcW w:w="6678" w:type="dxa"/>
          </w:tcPr>
          <w:p w:rsidR="001B1F9A" w:rsidRDefault="001B1F9A" w:rsidP="00807C3B">
            <w:pPr>
              <w:pStyle w:val="TableParagraph"/>
              <w:ind w:left="105"/>
              <w:rPr>
                <w:sz w:val="28"/>
              </w:rPr>
            </w:pPr>
            <w:r>
              <w:rPr>
                <w:sz w:val="28"/>
              </w:rPr>
              <w:t>Không có</w:t>
            </w:r>
          </w:p>
        </w:tc>
      </w:tr>
      <w:tr w:rsidR="001B1F9A" w:rsidTr="00807C3B">
        <w:trPr>
          <w:trHeight w:val="444"/>
        </w:trPr>
        <w:tc>
          <w:tcPr>
            <w:tcW w:w="2792" w:type="dxa"/>
          </w:tcPr>
          <w:p w:rsidR="001B1F9A" w:rsidRDefault="001B1F9A" w:rsidP="00807C3B">
            <w:pPr>
              <w:pStyle w:val="TableParagraph"/>
              <w:spacing w:before="115"/>
              <w:ind w:right="99"/>
              <w:jc w:val="right"/>
              <w:rPr>
                <w:sz w:val="28"/>
              </w:rPr>
            </w:pPr>
            <w:r>
              <w:rPr>
                <w:sz w:val="28"/>
              </w:rPr>
              <w:t>Assumptions:</w:t>
            </w:r>
          </w:p>
        </w:tc>
        <w:tc>
          <w:tcPr>
            <w:tcW w:w="6678" w:type="dxa"/>
          </w:tcPr>
          <w:p w:rsidR="001B1F9A" w:rsidRDefault="001B1F9A" w:rsidP="00807C3B">
            <w:pPr>
              <w:pStyle w:val="TableParagraph"/>
              <w:spacing w:before="115"/>
              <w:ind w:left="105"/>
              <w:rPr>
                <w:sz w:val="28"/>
              </w:rPr>
            </w:pPr>
            <w:r>
              <w:rPr>
                <w:sz w:val="28"/>
              </w:rPr>
              <w:t>Không có</w:t>
            </w:r>
          </w:p>
        </w:tc>
      </w:tr>
      <w:tr w:rsidR="001B1F9A" w:rsidTr="00807C3B">
        <w:trPr>
          <w:trHeight w:val="441"/>
        </w:trPr>
        <w:tc>
          <w:tcPr>
            <w:tcW w:w="2792" w:type="dxa"/>
          </w:tcPr>
          <w:p w:rsidR="001B1F9A" w:rsidRDefault="001B1F9A" w:rsidP="00807C3B">
            <w:pPr>
              <w:pStyle w:val="TableParagraph"/>
              <w:ind w:right="100"/>
              <w:jc w:val="right"/>
              <w:rPr>
                <w:sz w:val="28"/>
              </w:rPr>
            </w:pPr>
            <w:r>
              <w:rPr>
                <w:sz w:val="28"/>
              </w:rPr>
              <w:t>Notes and Issues:</w:t>
            </w:r>
          </w:p>
        </w:tc>
        <w:tc>
          <w:tcPr>
            <w:tcW w:w="6678" w:type="dxa"/>
          </w:tcPr>
          <w:p w:rsidR="001B1F9A" w:rsidRDefault="001B1F9A" w:rsidP="00807C3B">
            <w:pPr>
              <w:pStyle w:val="TableParagraph"/>
              <w:ind w:left="105"/>
              <w:rPr>
                <w:sz w:val="28"/>
              </w:rPr>
            </w:pPr>
            <w:r>
              <w:rPr>
                <w:sz w:val="28"/>
              </w:rPr>
              <w:t>Không có</w:t>
            </w:r>
          </w:p>
        </w:tc>
      </w:tr>
    </w:tbl>
    <w:p w:rsidR="001B1F9A" w:rsidRDefault="001B1F9A" w:rsidP="00C55D80">
      <w:pPr>
        <w:tabs>
          <w:tab w:val="left" w:pos="1002"/>
        </w:tabs>
        <w:spacing w:before="65"/>
        <w:ind w:right="5922"/>
        <w:rPr>
          <w:sz w:val="28"/>
        </w:rPr>
      </w:pPr>
    </w:p>
    <w:p w:rsidR="00A179B0" w:rsidRDefault="00A179B0" w:rsidP="00A179B0">
      <w:pPr>
        <w:pStyle w:val="ListParagraph"/>
        <w:numPr>
          <w:ilvl w:val="1"/>
          <w:numId w:val="14"/>
        </w:numPr>
        <w:tabs>
          <w:tab w:val="left" w:pos="1002"/>
        </w:tabs>
        <w:spacing w:before="65"/>
        <w:rPr>
          <w:sz w:val="28"/>
        </w:rPr>
      </w:pPr>
      <w:r>
        <w:rPr>
          <w:sz w:val="28"/>
        </w:rPr>
        <w:t>Đặc tả use case Quản lý tài khoản</w:t>
      </w:r>
    </w:p>
    <w:p w:rsidR="00A179B0" w:rsidRPr="00A2081B" w:rsidRDefault="00150CF4" w:rsidP="00A179B0">
      <w:pPr>
        <w:spacing w:before="124"/>
        <w:ind w:left="282"/>
        <w:rPr>
          <w:sz w:val="24"/>
          <w:lang w:val="vi-VN"/>
        </w:rPr>
      </w:pPr>
      <w:r>
        <w:rPr>
          <w:b/>
          <w:sz w:val="24"/>
        </w:rPr>
        <w:t>Bảng 2.</w:t>
      </w:r>
      <w:r>
        <w:rPr>
          <w:b/>
          <w:sz w:val="24"/>
          <w:lang w:val="vi-VN"/>
        </w:rPr>
        <w:t>28</w:t>
      </w:r>
      <w:r w:rsidR="00A179B0">
        <w:rPr>
          <w:b/>
          <w:sz w:val="24"/>
        </w:rPr>
        <w:t xml:space="preserve"> </w:t>
      </w:r>
      <w:r w:rsidR="00A179B0">
        <w:rPr>
          <w:sz w:val="24"/>
        </w:rPr>
        <w:t xml:space="preserve">Đặc tả use case </w:t>
      </w:r>
      <w:r w:rsidR="00A2081B">
        <w:rPr>
          <w:sz w:val="24"/>
          <w:lang w:val="vi-VN"/>
        </w:rPr>
        <w:t>Quản lý tài khoản</w:t>
      </w:r>
    </w:p>
    <w:p w:rsidR="00A179B0" w:rsidRDefault="00A179B0" w:rsidP="00A179B0">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A179B0" w:rsidTr="00807C3B">
        <w:trPr>
          <w:trHeight w:val="441"/>
        </w:trPr>
        <w:tc>
          <w:tcPr>
            <w:tcW w:w="2792" w:type="dxa"/>
          </w:tcPr>
          <w:p w:rsidR="00A179B0" w:rsidRDefault="00A179B0" w:rsidP="00807C3B">
            <w:pPr>
              <w:pStyle w:val="TableParagraph"/>
              <w:ind w:right="98"/>
              <w:jc w:val="right"/>
              <w:rPr>
                <w:sz w:val="28"/>
              </w:rPr>
            </w:pPr>
            <w:r>
              <w:rPr>
                <w:sz w:val="28"/>
              </w:rPr>
              <w:t>Use case ID:</w:t>
            </w:r>
          </w:p>
        </w:tc>
        <w:tc>
          <w:tcPr>
            <w:tcW w:w="6678" w:type="dxa"/>
          </w:tcPr>
          <w:p w:rsidR="00A179B0" w:rsidRPr="00150CF4" w:rsidRDefault="00150CF4" w:rsidP="00807C3B">
            <w:pPr>
              <w:pStyle w:val="TableParagraph"/>
              <w:ind w:left="105"/>
              <w:rPr>
                <w:sz w:val="28"/>
                <w:lang w:val="vi-VN"/>
              </w:rPr>
            </w:pPr>
            <w:r>
              <w:rPr>
                <w:sz w:val="28"/>
                <w:lang w:val="vi-VN"/>
              </w:rPr>
              <w:t>UC28</w:t>
            </w:r>
          </w:p>
        </w:tc>
      </w:tr>
      <w:tr w:rsidR="00A179B0" w:rsidTr="00807C3B">
        <w:trPr>
          <w:trHeight w:val="443"/>
        </w:trPr>
        <w:tc>
          <w:tcPr>
            <w:tcW w:w="2792" w:type="dxa"/>
          </w:tcPr>
          <w:p w:rsidR="00A179B0" w:rsidRDefault="00A179B0" w:rsidP="00807C3B">
            <w:pPr>
              <w:pStyle w:val="TableParagraph"/>
              <w:spacing w:before="115"/>
              <w:ind w:right="103"/>
              <w:jc w:val="right"/>
              <w:rPr>
                <w:sz w:val="28"/>
              </w:rPr>
            </w:pPr>
            <w:r>
              <w:rPr>
                <w:sz w:val="28"/>
              </w:rPr>
              <w:t>Use case Name:</w:t>
            </w:r>
          </w:p>
        </w:tc>
        <w:tc>
          <w:tcPr>
            <w:tcW w:w="6678" w:type="dxa"/>
          </w:tcPr>
          <w:p w:rsidR="00A179B0" w:rsidRDefault="00A179B0" w:rsidP="00807C3B">
            <w:pPr>
              <w:pStyle w:val="TableParagraph"/>
              <w:spacing w:before="115"/>
              <w:rPr>
                <w:sz w:val="28"/>
              </w:rPr>
            </w:pPr>
            <w:r>
              <w:rPr>
                <w:sz w:val="28"/>
              </w:rPr>
              <w:t>Quản lý tài khoản</w:t>
            </w:r>
          </w:p>
        </w:tc>
      </w:tr>
      <w:tr w:rsidR="00A179B0" w:rsidTr="00807C3B">
        <w:trPr>
          <w:trHeight w:val="441"/>
        </w:trPr>
        <w:tc>
          <w:tcPr>
            <w:tcW w:w="2792" w:type="dxa"/>
          </w:tcPr>
          <w:p w:rsidR="00A179B0" w:rsidRDefault="00A179B0" w:rsidP="00807C3B">
            <w:pPr>
              <w:pStyle w:val="TableParagraph"/>
              <w:ind w:right="98"/>
              <w:jc w:val="right"/>
              <w:rPr>
                <w:sz w:val="28"/>
              </w:rPr>
            </w:pPr>
            <w:r>
              <w:rPr>
                <w:sz w:val="28"/>
              </w:rPr>
              <w:t>Actors:</w:t>
            </w:r>
          </w:p>
        </w:tc>
        <w:tc>
          <w:tcPr>
            <w:tcW w:w="6678" w:type="dxa"/>
          </w:tcPr>
          <w:p w:rsidR="00A179B0" w:rsidRDefault="00A179B0" w:rsidP="00807C3B">
            <w:pPr>
              <w:pStyle w:val="TableParagraph"/>
              <w:rPr>
                <w:sz w:val="28"/>
              </w:rPr>
            </w:pPr>
            <w:r>
              <w:rPr>
                <w:sz w:val="28"/>
              </w:rPr>
              <w:t>Khách hàng</w:t>
            </w:r>
          </w:p>
        </w:tc>
      </w:tr>
      <w:tr w:rsidR="00A179B0" w:rsidTr="00807C3B">
        <w:trPr>
          <w:trHeight w:val="765"/>
        </w:trPr>
        <w:tc>
          <w:tcPr>
            <w:tcW w:w="2792" w:type="dxa"/>
          </w:tcPr>
          <w:p w:rsidR="00A179B0" w:rsidRDefault="00A179B0" w:rsidP="00807C3B">
            <w:pPr>
              <w:pStyle w:val="TableParagraph"/>
              <w:spacing w:line="240" w:lineRule="auto"/>
              <w:ind w:right="98"/>
              <w:jc w:val="right"/>
              <w:rPr>
                <w:sz w:val="28"/>
              </w:rPr>
            </w:pPr>
            <w:r>
              <w:rPr>
                <w:sz w:val="28"/>
              </w:rPr>
              <w:t>Desctiption:</w:t>
            </w:r>
          </w:p>
        </w:tc>
        <w:tc>
          <w:tcPr>
            <w:tcW w:w="6678" w:type="dxa"/>
          </w:tcPr>
          <w:p w:rsidR="00A179B0" w:rsidRDefault="00A179B0" w:rsidP="00A179B0">
            <w:pPr>
              <w:pStyle w:val="TableParagraph"/>
              <w:spacing w:before="116" w:line="322" w:lineRule="exact"/>
              <w:ind w:right="510"/>
              <w:rPr>
                <w:i/>
                <w:sz w:val="28"/>
              </w:rPr>
            </w:pPr>
            <w:r>
              <w:rPr>
                <w:sz w:val="28"/>
              </w:rPr>
              <w:t xml:space="preserve"> Use case này cho phép tác nhân quản lý thông tin tài khoản của mình như tên người dùng, email, </w:t>
            </w:r>
            <w:proofErr w:type="gramStart"/>
            <w:r>
              <w:rPr>
                <w:sz w:val="28"/>
              </w:rPr>
              <w:t>số</w:t>
            </w:r>
            <w:proofErr w:type="gramEnd"/>
            <w:r>
              <w:rPr>
                <w:sz w:val="28"/>
              </w:rPr>
              <w:t xml:space="preserve"> điện thoại. địa chỉ, …</w:t>
            </w:r>
          </w:p>
        </w:tc>
      </w:tr>
      <w:tr w:rsidR="00A179B0" w:rsidTr="00807C3B">
        <w:trPr>
          <w:trHeight w:val="441"/>
        </w:trPr>
        <w:tc>
          <w:tcPr>
            <w:tcW w:w="2792" w:type="dxa"/>
          </w:tcPr>
          <w:p w:rsidR="00A179B0" w:rsidRDefault="00A179B0" w:rsidP="00807C3B">
            <w:pPr>
              <w:pStyle w:val="TableParagraph"/>
              <w:ind w:right="99"/>
              <w:jc w:val="right"/>
              <w:rPr>
                <w:sz w:val="28"/>
              </w:rPr>
            </w:pPr>
            <w:r>
              <w:rPr>
                <w:sz w:val="28"/>
              </w:rPr>
              <w:t>Trigger:</w:t>
            </w:r>
          </w:p>
        </w:tc>
        <w:tc>
          <w:tcPr>
            <w:tcW w:w="6678" w:type="dxa"/>
          </w:tcPr>
          <w:p w:rsidR="00A179B0" w:rsidRPr="00C0150F" w:rsidRDefault="00A179B0" w:rsidP="00C0150F">
            <w:pPr>
              <w:pStyle w:val="TableParagraph"/>
              <w:ind w:left="720" w:hanging="615"/>
              <w:rPr>
                <w:sz w:val="28"/>
                <w:lang w:val="vi-VN"/>
              </w:rPr>
            </w:pPr>
            <w:r>
              <w:rPr>
                <w:sz w:val="28"/>
              </w:rPr>
              <w:t xml:space="preserve">Khách hàng </w:t>
            </w:r>
            <w:r w:rsidR="00C0150F">
              <w:rPr>
                <w:sz w:val="28"/>
                <w:lang w:val="vi-VN"/>
              </w:rPr>
              <w:t>lựa chọn chức năng quản lý tài khoản</w:t>
            </w:r>
          </w:p>
        </w:tc>
      </w:tr>
      <w:tr w:rsidR="00A179B0" w:rsidTr="00807C3B">
        <w:trPr>
          <w:trHeight w:val="441"/>
        </w:trPr>
        <w:tc>
          <w:tcPr>
            <w:tcW w:w="2792" w:type="dxa"/>
          </w:tcPr>
          <w:p w:rsidR="00A179B0" w:rsidRDefault="00A179B0" w:rsidP="00807C3B">
            <w:pPr>
              <w:pStyle w:val="TableParagraph"/>
              <w:spacing w:before="113"/>
              <w:ind w:right="98"/>
              <w:jc w:val="right"/>
              <w:rPr>
                <w:sz w:val="28"/>
              </w:rPr>
            </w:pPr>
            <w:r>
              <w:rPr>
                <w:sz w:val="28"/>
              </w:rPr>
              <w:t>Preconditions:</w:t>
            </w:r>
          </w:p>
        </w:tc>
        <w:tc>
          <w:tcPr>
            <w:tcW w:w="6678" w:type="dxa"/>
          </w:tcPr>
          <w:p w:rsidR="00A179B0" w:rsidRPr="00C0150F" w:rsidRDefault="00C0150F" w:rsidP="00807C3B">
            <w:pPr>
              <w:pStyle w:val="TableParagraph"/>
              <w:spacing w:before="113"/>
              <w:ind w:left="105"/>
              <w:rPr>
                <w:sz w:val="28"/>
                <w:lang w:val="vi-VN"/>
              </w:rPr>
            </w:pPr>
            <w:r>
              <w:rPr>
                <w:sz w:val="28"/>
                <w:lang w:val="vi-VN"/>
              </w:rPr>
              <w:t>Không có</w:t>
            </w:r>
          </w:p>
        </w:tc>
      </w:tr>
      <w:tr w:rsidR="00A179B0" w:rsidTr="00807C3B">
        <w:trPr>
          <w:trHeight w:val="770"/>
        </w:trPr>
        <w:tc>
          <w:tcPr>
            <w:tcW w:w="2792" w:type="dxa"/>
          </w:tcPr>
          <w:p w:rsidR="00A179B0" w:rsidRDefault="00A179B0" w:rsidP="00807C3B">
            <w:pPr>
              <w:pStyle w:val="TableParagraph"/>
              <w:spacing w:line="240" w:lineRule="auto"/>
              <w:ind w:right="99"/>
              <w:jc w:val="right"/>
              <w:rPr>
                <w:sz w:val="28"/>
              </w:rPr>
            </w:pPr>
            <w:r>
              <w:rPr>
                <w:sz w:val="28"/>
              </w:rPr>
              <w:t>Postconditions:</w:t>
            </w:r>
          </w:p>
        </w:tc>
        <w:tc>
          <w:tcPr>
            <w:tcW w:w="6678" w:type="dxa"/>
          </w:tcPr>
          <w:p w:rsidR="00A179B0" w:rsidRPr="008D282B" w:rsidRDefault="00A179B0" w:rsidP="00A179B0">
            <w:pPr>
              <w:pStyle w:val="TableParagraph"/>
              <w:tabs>
                <w:tab w:val="left" w:pos="825"/>
              </w:tabs>
              <w:spacing w:before="120" w:line="324" w:lineRule="exact"/>
              <w:ind w:right="195"/>
              <w:rPr>
                <w:sz w:val="28"/>
              </w:rPr>
            </w:pPr>
            <w:r>
              <w:rPr>
                <w:sz w:val="28"/>
              </w:rPr>
              <w:t xml:space="preserve">  Thông tin tài khoản khách hàng được cập nhật trong cơ sở dữ liệu</w:t>
            </w:r>
          </w:p>
        </w:tc>
      </w:tr>
      <w:tr w:rsidR="00A179B0" w:rsidTr="000C43B6">
        <w:trPr>
          <w:trHeight w:val="1672"/>
        </w:trPr>
        <w:tc>
          <w:tcPr>
            <w:tcW w:w="2792" w:type="dxa"/>
          </w:tcPr>
          <w:p w:rsidR="00A179B0" w:rsidRDefault="00A179B0" w:rsidP="00807C3B">
            <w:pPr>
              <w:pStyle w:val="TableParagraph"/>
              <w:spacing w:line="240" w:lineRule="auto"/>
              <w:ind w:right="99"/>
              <w:jc w:val="right"/>
              <w:rPr>
                <w:sz w:val="28"/>
              </w:rPr>
            </w:pPr>
            <w:r>
              <w:rPr>
                <w:sz w:val="28"/>
              </w:rPr>
              <w:t>Normal flow:</w:t>
            </w:r>
          </w:p>
        </w:tc>
        <w:tc>
          <w:tcPr>
            <w:tcW w:w="6678" w:type="dxa"/>
          </w:tcPr>
          <w:p w:rsidR="00A179B0" w:rsidRDefault="00A179B0" w:rsidP="00A179B0">
            <w:pPr>
              <w:pStyle w:val="TableParagraph"/>
              <w:numPr>
                <w:ilvl w:val="0"/>
                <w:numId w:val="36"/>
              </w:numPr>
              <w:tabs>
                <w:tab w:val="left" w:pos="826"/>
              </w:tabs>
              <w:spacing w:before="3" w:line="240" w:lineRule="auto"/>
              <w:ind w:right="700"/>
              <w:rPr>
                <w:sz w:val="28"/>
              </w:rPr>
            </w:pPr>
            <w:r>
              <w:rPr>
                <w:sz w:val="28"/>
              </w:rPr>
              <w:t>Tác nhân vào trang Thông tin người dùng</w:t>
            </w:r>
          </w:p>
          <w:p w:rsidR="00A179B0" w:rsidRDefault="00A179B0" w:rsidP="00A179B0">
            <w:pPr>
              <w:pStyle w:val="TableParagraph"/>
              <w:numPr>
                <w:ilvl w:val="0"/>
                <w:numId w:val="36"/>
              </w:numPr>
              <w:tabs>
                <w:tab w:val="left" w:pos="826"/>
              </w:tabs>
              <w:spacing w:before="3" w:line="240" w:lineRule="auto"/>
              <w:ind w:right="700"/>
              <w:rPr>
                <w:sz w:val="28"/>
              </w:rPr>
            </w:pPr>
            <w:r>
              <w:rPr>
                <w:sz w:val="28"/>
              </w:rPr>
              <w:t>Tác nhân cập nhật những trường thông tin</w:t>
            </w:r>
          </w:p>
          <w:p w:rsidR="00A179B0" w:rsidRDefault="00A179B0" w:rsidP="00A179B0">
            <w:pPr>
              <w:pStyle w:val="TableParagraph"/>
              <w:numPr>
                <w:ilvl w:val="0"/>
                <w:numId w:val="36"/>
              </w:numPr>
              <w:tabs>
                <w:tab w:val="left" w:pos="826"/>
              </w:tabs>
              <w:spacing w:before="3" w:line="240" w:lineRule="auto"/>
              <w:ind w:right="700"/>
              <w:rPr>
                <w:sz w:val="28"/>
              </w:rPr>
            </w:pPr>
            <w:r>
              <w:rPr>
                <w:sz w:val="28"/>
              </w:rPr>
              <w:t>Tác nhân ấn nút lưu</w:t>
            </w:r>
          </w:p>
          <w:p w:rsidR="00A179B0" w:rsidRPr="000B328C" w:rsidRDefault="00A179B0" w:rsidP="00A179B0">
            <w:pPr>
              <w:pStyle w:val="TableParagraph"/>
              <w:numPr>
                <w:ilvl w:val="0"/>
                <w:numId w:val="36"/>
              </w:numPr>
              <w:tabs>
                <w:tab w:val="left" w:pos="826"/>
              </w:tabs>
              <w:spacing w:before="3" w:line="240" w:lineRule="auto"/>
              <w:ind w:right="700"/>
              <w:rPr>
                <w:sz w:val="28"/>
              </w:rPr>
            </w:pPr>
            <w:r>
              <w:rPr>
                <w:sz w:val="28"/>
              </w:rPr>
              <w:t>Thông tin tác nhân được cập nhật trong cơ sở dữ liệu</w:t>
            </w:r>
          </w:p>
        </w:tc>
      </w:tr>
      <w:tr w:rsidR="00A179B0" w:rsidTr="00807C3B">
        <w:trPr>
          <w:trHeight w:val="441"/>
        </w:trPr>
        <w:tc>
          <w:tcPr>
            <w:tcW w:w="2792" w:type="dxa"/>
          </w:tcPr>
          <w:p w:rsidR="00A179B0" w:rsidRDefault="00A179B0" w:rsidP="00807C3B">
            <w:pPr>
              <w:pStyle w:val="TableParagraph"/>
              <w:ind w:right="100"/>
              <w:jc w:val="right"/>
              <w:rPr>
                <w:sz w:val="28"/>
              </w:rPr>
            </w:pPr>
            <w:r>
              <w:rPr>
                <w:sz w:val="28"/>
              </w:rPr>
              <w:t>Alternative flow:</w:t>
            </w:r>
          </w:p>
        </w:tc>
        <w:tc>
          <w:tcPr>
            <w:tcW w:w="6678" w:type="dxa"/>
          </w:tcPr>
          <w:p w:rsidR="00A179B0" w:rsidRDefault="00A179B0" w:rsidP="00807C3B">
            <w:pPr>
              <w:pStyle w:val="TableParagraph"/>
              <w:ind w:left="105"/>
              <w:rPr>
                <w:sz w:val="28"/>
              </w:rPr>
            </w:pPr>
            <w:r>
              <w:rPr>
                <w:sz w:val="28"/>
              </w:rPr>
              <w:t>Không có</w:t>
            </w:r>
          </w:p>
        </w:tc>
      </w:tr>
      <w:tr w:rsidR="00A179B0" w:rsidTr="00807C3B">
        <w:trPr>
          <w:trHeight w:val="443"/>
        </w:trPr>
        <w:tc>
          <w:tcPr>
            <w:tcW w:w="2792" w:type="dxa"/>
          </w:tcPr>
          <w:p w:rsidR="00A179B0" w:rsidRDefault="00A179B0" w:rsidP="00807C3B">
            <w:pPr>
              <w:pStyle w:val="TableParagraph"/>
              <w:spacing w:before="115"/>
              <w:ind w:right="98"/>
              <w:jc w:val="right"/>
              <w:rPr>
                <w:sz w:val="28"/>
              </w:rPr>
            </w:pPr>
            <w:r>
              <w:rPr>
                <w:sz w:val="28"/>
              </w:rPr>
              <w:t>Exceptions:</w:t>
            </w:r>
          </w:p>
        </w:tc>
        <w:tc>
          <w:tcPr>
            <w:tcW w:w="6678" w:type="dxa"/>
          </w:tcPr>
          <w:p w:rsidR="00A179B0" w:rsidRPr="00310401" w:rsidRDefault="00310401" w:rsidP="00807C3B">
            <w:pPr>
              <w:pStyle w:val="TableParagraph"/>
              <w:spacing w:before="115"/>
              <w:ind w:left="105"/>
              <w:rPr>
                <w:sz w:val="28"/>
                <w:lang w:val="vi-VN"/>
              </w:rPr>
            </w:pPr>
            <w:r>
              <w:rPr>
                <w:sz w:val="28"/>
                <w:lang w:val="vi-VN"/>
              </w:rPr>
              <w:t>Không có</w:t>
            </w:r>
          </w:p>
        </w:tc>
      </w:tr>
      <w:tr w:rsidR="00A179B0" w:rsidTr="00807C3B">
        <w:trPr>
          <w:trHeight w:val="441"/>
        </w:trPr>
        <w:tc>
          <w:tcPr>
            <w:tcW w:w="2792" w:type="dxa"/>
          </w:tcPr>
          <w:p w:rsidR="00A179B0" w:rsidRDefault="00A179B0" w:rsidP="00807C3B">
            <w:pPr>
              <w:pStyle w:val="TableParagraph"/>
              <w:ind w:right="99"/>
              <w:jc w:val="right"/>
              <w:rPr>
                <w:sz w:val="28"/>
              </w:rPr>
            </w:pPr>
            <w:r>
              <w:rPr>
                <w:sz w:val="28"/>
              </w:rPr>
              <w:t>Includes:</w:t>
            </w:r>
          </w:p>
        </w:tc>
        <w:tc>
          <w:tcPr>
            <w:tcW w:w="6678" w:type="dxa"/>
          </w:tcPr>
          <w:p w:rsidR="00A179B0" w:rsidRDefault="00A179B0" w:rsidP="00807C3B">
            <w:pPr>
              <w:pStyle w:val="TableParagraph"/>
              <w:ind w:left="105"/>
              <w:rPr>
                <w:sz w:val="28"/>
              </w:rPr>
            </w:pPr>
            <w:r>
              <w:rPr>
                <w:sz w:val="28"/>
              </w:rPr>
              <w:t>Không có</w:t>
            </w:r>
          </w:p>
        </w:tc>
      </w:tr>
      <w:tr w:rsidR="00A179B0" w:rsidTr="00807C3B">
        <w:trPr>
          <w:trHeight w:val="441"/>
        </w:trPr>
        <w:tc>
          <w:tcPr>
            <w:tcW w:w="2792" w:type="dxa"/>
          </w:tcPr>
          <w:p w:rsidR="00A179B0" w:rsidRDefault="00A179B0" w:rsidP="00807C3B">
            <w:pPr>
              <w:pStyle w:val="TableParagraph"/>
              <w:ind w:right="101"/>
              <w:jc w:val="right"/>
              <w:rPr>
                <w:sz w:val="28"/>
              </w:rPr>
            </w:pPr>
            <w:r>
              <w:rPr>
                <w:sz w:val="28"/>
              </w:rPr>
              <w:t>Priority:</w:t>
            </w:r>
          </w:p>
        </w:tc>
        <w:tc>
          <w:tcPr>
            <w:tcW w:w="6678" w:type="dxa"/>
          </w:tcPr>
          <w:p w:rsidR="00A179B0" w:rsidRPr="002C6A57" w:rsidRDefault="002C6A57" w:rsidP="00807C3B">
            <w:pPr>
              <w:pStyle w:val="TableParagraph"/>
              <w:ind w:left="105"/>
              <w:rPr>
                <w:sz w:val="28"/>
                <w:lang w:val="vi-VN"/>
              </w:rPr>
            </w:pPr>
            <w:r>
              <w:rPr>
                <w:sz w:val="28"/>
                <w:lang w:val="vi-VN"/>
              </w:rPr>
              <w:t>3</w:t>
            </w:r>
          </w:p>
        </w:tc>
      </w:tr>
      <w:tr w:rsidR="00A179B0" w:rsidTr="00807C3B">
        <w:trPr>
          <w:trHeight w:val="443"/>
        </w:trPr>
        <w:tc>
          <w:tcPr>
            <w:tcW w:w="2792" w:type="dxa"/>
          </w:tcPr>
          <w:p w:rsidR="00A179B0" w:rsidRDefault="00A179B0" w:rsidP="00807C3B">
            <w:pPr>
              <w:pStyle w:val="TableParagraph"/>
              <w:spacing w:before="115"/>
              <w:ind w:right="98"/>
              <w:jc w:val="right"/>
              <w:rPr>
                <w:sz w:val="28"/>
              </w:rPr>
            </w:pPr>
            <w:r>
              <w:rPr>
                <w:sz w:val="28"/>
              </w:rPr>
              <w:t>Frequency of use</w:t>
            </w:r>
          </w:p>
        </w:tc>
        <w:tc>
          <w:tcPr>
            <w:tcW w:w="6678" w:type="dxa"/>
          </w:tcPr>
          <w:p w:rsidR="00A179B0" w:rsidRDefault="00A179B0" w:rsidP="00807C3B">
            <w:pPr>
              <w:pStyle w:val="TableParagraph"/>
              <w:spacing w:before="115"/>
              <w:ind w:left="105"/>
              <w:rPr>
                <w:sz w:val="28"/>
              </w:rPr>
            </w:pPr>
            <w:r>
              <w:rPr>
                <w:sz w:val="28"/>
              </w:rPr>
              <w:t>Thường xuyên</w:t>
            </w:r>
          </w:p>
        </w:tc>
      </w:tr>
      <w:tr w:rsidR="00A179B0" w:rsidTr="00807C3B">
        <w:trPr>
          <w:trHeight w:val="441"/>
        </w:trPr>
        <w:tc>
          <w:tcPr>
            <w:tcW w:w="2792" w:type="dxa"/>
          </w:tcPr>
          <w:p w:rsidR="00A179B0" w:rsidRDefault="00A179B0" w:rsidP="00807C3B">
            <w:pPr>
              <w:pStyle w:val="TableParagraph"/>
              <w:ind w:right="99"/>
              <w:jc w:val="right"/>
              <w:rPr>
                <w:sz w:val="28"/>
              </w:rPr>
            </w:pPr>
            <w:r>
              <w:rPr>
                <w:sz w:val="28"/>
              </w:rPr>
              <w:t>Business Rules:</w:t>
            </w:r>
          </w:p>
        </w:tc>
        <w:tc>
          <w:tcPr>
            <w:tcW w:w="6678" w:type="dxa"/>
          </w:tcPr>
          <w:p w:rsidR="00A179B0" w:rsidRDefault="00A179B0" w:rsidP="00807C3B">
            <w:pPr>
              <w:pStyle w:val="TableParagraph"/>
              <w:ind w:left="105"/>
              <w:rPr>
                <w:sz w:val="28"/>
              </w:rPr>
            </w:pPr>
            <w:r>
              <w:rPr>
                <w:sz w:val="28"/>
              </w:rPr>
              <w:t>Không có</w:t>
            </w:r>
          </w:p>
        </w:tc>
      </w:tr>
      <w:tr w:rsidR="00A179B0" w:rsidTr="00807C3B">
        <w:trPr>
          <w:trHeight w:val="441"/>
        </w:trPr>
        <w:tc>
          <w:tcPr>
            <w:tcW w:w="2792" w:type="dxa"/>
          </w:tcPr>
          <w:p w:rsidR="00A179B0" w:rsidRDefault="00A179B0" w:rsidP="00807C3B">
            <w:pPr>
              <w:pStyle w:val="TableParagraph"/>
              <w:ind w:right="100"/>
              <w:jc w:val="right"/>
              <w:rPr>
                <w:sz w:val="28"/>
              </w:rPr>
            </w:pPr>
            <w:r>
              <w:rPr>
                <w:sz w:val="28"/>
              </w:rPr>
              <w:t>Special Requirements:</w:t>
            </w:r>
          </w:p>
        </w:tc>
        <w:tc>
          <w:tcPr>
            <w:tcW w:w="6678" w:type="dxa"/>
          </w:tcPr>
          <w:p w:rsidR="00A179B0" w:rsidRDefault="00A179B0" w:rsidP="00807C3B">
            <w:pPr>
              <w:pStyle w:val="TableParagraph"/>
              <w:ind w:left="105"/>
              <w:rPr>
                <w:sz w:val="28"/>
              </w:rPr>
            </w:pPr>
            <w:r>
              <w:rPr>
                <w:sz w:val="28"/>
              </w:rPr>
              <w:t>Không có</w:t>
            </w:r>
          </w:p>
        </w:tc>
      </w:tr>
      <w:tr w:rsidR="00A179B0" w:rsidTr="00807C3B">
        <w:trPr>
          <w:trHeight w:val="444"/>
        </w:trPr>
        <w:tc>
          <w:tcPr>
            <w:tcW w:w="2792" w:type="dxa"/>
          </w:tcPr>
          <w:p w:rsidR="00A179B0" w:rsidRDefault="00A179B0" w:rsidP="00807C3B">
            <w:pPr>
              <w:pStyle w:val="TableParagraph"/>
              <w:spacing w:before="115"/>
              <w:ind w:right="99"/>
              <w:jc w:val="right"/>
              <w:rPr>
                <w:sz w:val="28"/>
              </w:rPr>
            </w:pPr>
            <w:r>
              <w:rPr>
                <w:sz w:val="28"/>
              </w:rPr>
              <w:t>Assumptions:</w:t>
            </w:r>
          </w:p>
        </w:tc>
        <w:tc>
          <w:tcPr>
            <w:tcW w:w="6678" w:type="dxa"/>
          </w:tcPr>
          <w:p w:rsidR="00A179B0" w:rsidRDefault="00A179B0" w:rsidP="00807C3B">
            <w:pPr>
              <w:pStyle w:val="TableParagraph"/>
              <w:spacing w:before="115"/>
              <w:ind w:left="105"/>
              <w:rPr>
                <w:sz w:val="28"/>
              </w:rPr>
            </w:pPr>
            <w:r>
              <w:rPr>
                <w:sz w:val="28"/>
              </w:rPr>
              <w:t>Không có</w:t>
            </w:r>
          </w:p>
        </w:tc>
      </w:tr>
      <w:tr w:rsidR="00A179B0" w:rsidTr="00807C3B">
        <w:trPr>
          <w:trHeight w:val="441"/>
        </w:trPr>
        <w:tc>
          <w:tcPr>
            <w:tcW w:w="2792" w:type="dxa"/>
          </w:tcPr>
          <w:p w:rsidR="00A179B0" w:rsidRDefault="00A179B0" w:rsidP="00807C3B">
            <w:pPr>
              <w:pStyle w:val="TableParagraph"/>
              <w:ind w:right="100"/>
              <w:jc w:val="right"/>
              <w:rPr>
                <w:sz w:val="28"/>
              </w:rPr>
            </w:pPr>
            <w:r>
              <w:rPr>
                <w:sz w:val="28"/>
              </w:rPr>
              <w:t>Notes and Issues:</w:t>
            </w:r>
          </w:p>
        </w:tc>
        <w:tc>
          <w:tcPr>
            <w:tcW w:w="6678" w:type="dxa"/>
          </w:tcPr>
          <w:p w:rsidR="00A179B0" w:rsidRDefault="00A179B0" w:rsidP="00807C3B">
            <w:pPr>
              <w:pStyle w:val="TableParagraph"/>
              <w:ind w:left="105"/>
              <w:rPr>
                <w:sz w:val="28"/>
              </w:rPr>
            </w:pPr>
            <w:r>
              <w:rPr>
                <w:sz w:val="28"/>
              </w:rPr>
              <w:t>Không có</w:t>
            </w:r>
          </w:p>
        </w:tc>
      </w:tr>
    </w:tbl>
    <w:p w:rsidR="00A179B0" w:rsidRDefault="00A179B0" w:rsidP="00C55D80">
      <w:pPr>
        <w:tabs>
          <w:tab w:val="left" w:pos="1002"/>
        </w:tabs>
        <w:spacing w:before="65"/>
        <w:ind w:right="5922"/>
        <w:rPr>
          <w:sz w:val="28"/>
        </w:rPr>
      </w:pPr>
    </w:p>
    <w:p w:rsidR="00867D19" w:rsidRDefault="00867D19" w:rsidP="00867D19">
      <w:pPr>
        <w:pStyle w:val="ListParagraph"/>
        <w:numPr>
          <w:ilvl w:val="1"/>
          <w:numId w:val="14"/>
        </w:numPr>
        <w:tabs>
          <w:tab w:val="left" w:pos="1002"/>
        </w:tabs>
        <w:spacing w:before="65"/>
        <w:rPr>
          <w:sz w:val="28"/>
        </w:rPr>
      </w:pPr>
      <w:r>
        <w:rPr>
          <w:sz w:val="28"/>
        </w:rPr>
        <w:t>Đặc tả use case Thanh toán</w:t>
      </w:r>
    </w:p>
    <w:p w:rsidR="00867D19" w:rsidRDefault="00150CF4" w:rsidP="00867D19">
      <w:pPr>
        <w:spacing w:before="124"/>
        <w:ind w:left="282"/>
        <w:rPr>
          <w:sz w:val="24"/>
        </w:rPr>
      </w:pPr>
      <w:r>
        <w:rPr>
          <w:b/>
          <w:sz w:val="24"/>
        </w:rPr>
        <w:t>Bảng 2.</w:t>
      </w:r>
      <w:r>
        <w:rPr>
          <w:b/>
          <w:sz w:val="24"/>
          <w:lang w:val="vi-VN"/>
        </w:rPr>
        <w:t>29</w:t>
      </w:r>
      <w:r w:rsidR="00867D19">
        <w:rPr>
          <w:b/>
          <w:sz w:val="24"/>
        </w:rPr>
        <w:t xml:space="preserve"> </w:t>
      </w:r>
      <w:r w:rsidR="00867D19">
        <w:rPr>
          <w:sz w:val="24"/>
        </w:rPr>
        <w:t>Đặc tả use case Thanh toán</w:t>
      </w:r>
    </w:p>
    <w:p w:rsidR="00867D19" w:rsidRDefault="00867D19" w:rsidP="00867D19">
      <w:pPr>
        <w:pStyle w:val="BodyText"/>
        <w:spacing w:before="10"/>
        <w:rPr>
          <w:sz w:val="22"/>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678"/>
      </w:tblGrid>
      <w:tr w:rsidR="00867D19" w:rsidTr="00807C3B">
        <w:trPr>
          <w:trHeight w:val="441"/>
        </w:trPr>
        <w:tc>
          <w:tcPr>
            <w:tcW w:w="2792" w:type="dxa"/>
          </w:tcPr>
          <w:p w:rsidR="00867D19" w:rsidRDefault="00867D19" w:rsidP="00807C3B">
            <w:pPr>
              <w:pStyle w:val="TableParagraph"/>
              <w:ind w:right="98"/>
              <w:jc w:val="right"/>
              <w:rPr>
                <w:sz w:val="28"/>
              </w:rPr>
            </w:pPr>
            <w:r>
              <w:rPr>
                <w:sz w:val="28"/>
              </w:rPr>
              <w:t>Use case ID:</w:t>
            </w:r>
          </w:p>
        </w:tc>
        <w:tc>
          <w:tcPr>
            <w:tcW w:w="6678" w:type="dxa"/>
          </w:tcPr>
          <w:p w:rsidR="00867D19" w:rsidRPr="00150CF4" w:rsidRDefault="00150CF4" w:rsidP="00807C3B">
            <w:pPr>
              <w:pStyle w:val="TableParagraph"/>
              <w:ind w:left="105"/>
              <w:rPr>
                <w:sz w:val="28"/>
                <w:lang w:val="vi-VN"/>
              </w:rPr>
            </w:pPr>
            <w:r>
              <w:rPr>
                <w:sz w:val="28"/>
                <w:lang w:val="vi-VN"/>
              </w:rPr>
              <w:t>UC29</w:t>
            </w:r>
          </w:p>
        </w:tc>
      </w:tr>
      <w:tr w:rsidR="00867D19" w:rsidTr="00807C3B">
        <w:trPr>
          <w:trHeight w:val="443"/>
        </w:trPr>
        <w:tc>
          <w:tcPr>
            <w:tcW w:w="2792" w:type="dxa"/>
          </w:tcPr>
          <w:p w:rsidR="00867D19" w:rsidRDefault="00867D19" w:rsidP="00807C3B">
            <w:pPr>
              <w:pStyle w:val="TableParagraph"/>
              <w:spacing w:before="115"/>
              <w:ind w:right="103"/>
              <w:jc w:val="right"/>
              <w:rPr>
                <w:sz w:val="28"/>
              </w:rPr>
            </w:pPr>
            <w:r>
              <w:rPr>
                <w:sz w:val="28"/>
              </w:rPr>
              <w:t>Use case Name:</w:t>
            </w:r>
          </w:p>
        </w:tc>
        <w:tc>
          <w:tcPr>
            <w:tcW w:w="6678" w:type="dxa"/>
          </w:tcPr>
          <w:p w:rsidR="00867D19" w:rsidRDefault="00867D19" w:rsidP="00807C3B">
            <w:pPr>
              <w:pStyle w:val="TableParagraph"/>
              <w:spacing w:before="115"/>
              <w:rPr>
                <w:sz w:val="28"/>
              </w:rPr>
            </w:pPr>
            <w:r>
              <w:rPr>
                <w:sz w:val="28"/>
              </w:rPr>
              <w:t>Thanh toán</w:t>
            </w:r>
          </w:p>
        </w:tc>
      </w:tr>
      <w:tr w:rsidR="00867D19" w:rsidTr="00807C3B">
        <w:trPr>
          <w:trHeight w:val="441"/>
        </w:trPr>
        <w:tc>
          <w:tcPr>
            <w:tcW w:w="2792" w:type="dxa"/>
          </w:tcPr>
          <w:p w:rsidR="00867D19" w:rsidRDefault="00867D19" w:rsidP="00807C3B">
            <w:pPr>
              <w:pStyle w:val="TableParagraph"/>
              <w:ind w:right="98"/>
              <w:jc w:val="right"/>
              <w:rPr>
                <w:sz w:val="28"/>
              </w:rPr>
            </w:pPr>
            <w:r>
              <w:rPr>
                <w:sz w:val="28"/>
              </w:rPr>
              <w:t>Actors:</w:t>
            </w:r>
          </w:p>
        </w:tc>
        <w:tc>
          <w:tcPr>
            <w:tcW w:w="6678" w:type="dxa"/>
          </w:tcPr>
          <w:p w:rsidR="00867D19" w:rsidRDefault="00867D19" w:rsidP="00807C3B">
            <w:pPr>
              <w:pStyle w:val="TableParagraph"/>
              <w:rPr>
                <w:sz w:val="28"/>
              </w:rPr>
            </w:pPr>
            <w:r>
              <w:rPr>
                <w:sz w:val="28"/>
              </w:rPr>
              <w:t>Khách hàng</w:t>
            </w:r>
          </w:p>
        </w:tc>
      </w:tr>
      <w:tr w:rsidR="00867D19" w:rsidTr="00807C3B">
        <w:trPr>
          <w:trHeight w:val="765"/>
        </w:trPr>
        <w:tc>
          <w:tcPr>
            <w:tcW w:w="2792" w:type="dxa"/>
          </w:tcPr>
          <w:p w:rsidR="00867D19" w:rsidRDefault="00867D19" w:rsidP="00807C3B">
            <w:pPr>
              <w:pStyle w:val="TableParagraph"/>
              <w:spacing w:line="240" w:lineRule="auto"/>
              <w:ind w:right="98"/>
              <w:jc w:val="right"/>
              <w:rPr>
                <w:sz w:val="28"/>
              </w:rPr>
            </w:pPr>
            <w:r>
              <w:rPr>
                <w:sz w:val="28"/>
              </w:rPr>
              <w:t>Desctiption:</w:t>
            </w:r>
          </w:p>
        </w:tc>
        <w:tc>
          <w:tcPr>
            <w:tcW w:w="6678" w:type="dxa"/>
          </w:tcPr>
          <w:p w:rsidR="00867D19" w:rsidRPr="00867D19" w:rsidRDefault="00867D19" w:rsidP="00722188">
            <w:pPr>
              <w:pStyle w:val="TableParagraph"/>
              <w:spacing w:before="116" w:line="322" w:lineRule="exact"/>
              <w:ind w:right="510"/>
              <w:rPr>
                <w:sz w:val="28"/>
              </w:rPr>
            </w:pPr>
            <w:r>
              <w:rPr>
                <w:sz w:val="28"/>
              </w:rPr>
              <w:t xml:space="preserve"> Use case này cho phép tác nhân thanh toán giỏ hàng của mình bằng cách tạo một hóa đơn mua </w:t>
            </w:r>
            <w:r w:rsidR="00722188">
              <w:rPr>
                <w:sz w:val="28"/>
                <w:lang w:val="vi-VN"/>
              </w:rPr>
              <w:t xml:space="preserve">hàng </w:t>
            </w:r>
            <w:r>
              <w:rPr>
                <w:sz w:val="28"/>
              </w:rPr>
              <w:t>gửi lên hệ thống. Khách hàng trực tiếp trả tiền khi nhận được hàng.</w:t>
            </w:r>
          </w:p>
        </w:tc>
      </w:tr>
      <w:tr w:rsidR="00867D19" w:rsidTr="00807C3B">
        <w:trPr>
          <w:trHeight w:val="441"/>
        </w:trPr>
        <w:tc>
          <w:tcPr>
            <w:tcW w:w="2792" w:type="dxa"/>
          </w:tcPr>
          <w:p w:rsidR="00867D19" w:rsidRDefault="00867D19" w:rsidP="00807C3B">
            <w:pPr>
              <w:pStyle w:val="TableParagraph"/>
              <w:ind w:right="99"/>
              <w:jc w:val="right"/>
              <w:rPr>
                <w:sz w:val="28"/>
              </w:rPr>
            </w:pPr>
            <w:r>
              <w:rPr>
                <w:sz w:val="28"/>
              </w:rPr>
              <w:t>Trigger:</w:t>
            </w:r>
          </w:p>
        </w:tc>
        <w:tc>
          <w:tcPr>
            <w:tcW w:w="6678" w:type="dxa"/>
          </w:tcPr>
          <w:p w:rsidR="00867D19" w:rsidRPr="00722188" w:rsidRDefault="00867D19" w:rsidP="00722188">
            <w:pPr>
              <w:pStyle w:val="TableParagraph"/>
              <w:ind w:left="720" w:hanging="615"/>
              <w:rPr>
                <w:sz w:val="28"/>
                <w:lang w:val="vi-VN"/>
              </w:rPr>
            </w:pPr>
            <w:r>
              <w:rPr>
                <w:sz w:val="28"/>
              </w:rPr>
              <w:t xml:space="preserve">Khách hàng </w:t>
            </w:r>
            <w:r w:rsidR="00722188">
              <w:rPr>
                <w:sz w:val="28"/>
                <w:lang w:val="vi-VN"/>
              </w:rPr>
              <w:t>lựa chọn chức năng thanh toán</w:t>
            </w:r>
          </w:p>
        </w:tc>
      </w:tr>
      <w:tr w:rsidR="00867D19" w:rsidTr="00807C3B">
        <w:trPr>
          <w:trHeight w:val="441"/>
        </w:trPr>
        <w:tc>
          <w:tcPr>
            <w:tcW w:w="2792" w:type="dxa"/>
          </w:tcPr>
          <w:p w:rsidR="00867D19" w:rsidRDefault="00867D19" w:rsidP="00807C3B">
            <w:pPr>
              <w:pStyle w:val="TableParagraph"/>
              <w:spacing w:before="113"/>
              <w:ind w:right="98"/>
              <w:jc w:val="right"/>
              <w:rPr>
                <w:sz w:val="28"/>
              </w:rPr>
            </w:pPr>
            <w:r>
              <w:rPr>
                <w:sz w:val="28"/>
              </w:rPr>
              <w:t>Preconditions:</w:t>
            </w:r>
          </w:p>
        </w:tc>
        <w:tc>
          <w:tcPr>
            <w:tcW w:w="6678" w:type="dxa"/>
          </w:tcPr>
          <w:p w:rsidR="00867D19" w:rsidRPr="00722188" w:rsidRDefault="00722188" w:rsidP="00F81D32">
            <w:pPr>
              <w:pStyle w:val="TableParagraph"/>
              <w:spacing w:before="113"/>
              <w:rPr>
                <w:sz w:val="28"/>
                <w:lang w:val="vi-VN"/>
              </w:rPr>
            </w:pPr>
            <w:r>
              <w:rPr>
                <w:sz w:val="28"/>
                <w:lang w:val="vi-VN"/>
              </w:rPr>
              <w:t xml:space="preserve"> </w:t>
            </w:r>
            <w:r w:rsidR="00F81D32">
              <w:rPr>
                <w:sz w:val="28"/>
                <w:lang w:val="vi-VN"/>
              </w:rPr>
              <w:t>Không có</w:t>
            </w:r>
          </w:p>
        </w:tc>
      </w:tr>
      <w:tr w:rsidR="00867D19" w:rsidTr="00807C3B">
        <w:trPr>
          <w:trHeight w:val="770"/>
        </w:trPr>
        <w:tc>
          <w:tcPr>
            <w:tcW w:w="2792" w:type="dxa"/>
          </w:tcPr>
          <w:p w:rsidR="00867D19" w:rsidRDefault="00867D19" w:rsidP="00807C3B">
            <w:pPr>
              <w:pStyle w:val="TableParagraph"/>
              <w:spacing w:line="240" w:lineRule="auto"/>
              <w:ind w:right="99"/>
              <w:jc w:val="right"/>
              <w:rPr>
                <w:sz w:val="28"/>
              </w:rPr>
            </w:pPr>
            <w:r>
              <w:rPr>
                <w:sz w:val="28"/>
              </w:rPr>
              <w:t>Postconditions:</w:t>
            </w:r>
          </w:p>
        </w:tc>
        <w:tc>
          <w:tcPr>
            <w:tcW w:w="6678" w:type="dxa"/>
          </w:tcPr>
          <w:p w:rsidR="00867D19" w:rsidRPr="008D282B" w:rsidRDefault="00867D19" w:rsidP="00867D19">
            <w:pPr>
              <w:pStyle w:val="TableParagraph"/>
              <w:tabs>
                <w:tab w:val="left" w:pos="825"/>
              </w:tabs>
              <w:spacing w:before="120" w:line="324" w:lineRule="exact"/>
              <w:ind w:right="195"/>
              <w:rPr>
                <w:sz w:val="28"/>
              </w:rPr>
            </w:pPr>
            <w:r>
              <w:rPr>
                <w:sz w:val="28"/>
              </w:rPr>
              <w:t xml:space="preserve">  Một hóa đơn bao gồm những sản phẩm khách hàng mua và thông tin khách hàng được lưu vào cơ sở dữ liệu chờ được giải quyết.</w:t>
            </w:r>
          </w:p>
        </w:tc>
      </w:tr>
      <w:tr w:rsidR="00867D19" w:rsidTr="00807C3B">
        <w:trPr>
          <w:trHeight w:val="2373"/>
        </w:trPr>
        <w:tc>
          <w:tcPr>
            <w:tcW w:w="2792" w:type="dxa"/>
          </w:tcPr>
          <w:p w:rsidR="00867D19" w:rsidRDefault="00867D19" w:rsidP="00807C3B">
            <w:pPr>
              <w:pStyle w:val="TableParagraph"/>
              <w:spacing w:line="240" w:lineRule="auto"/>
              <w:ind w:right="99"/>
              <w:jc w:val="right"/>
              <w:rPr>
                <w:sz w:val="28"/>
              </w:rPr>
            </w:pPr>
            <w:r>
              <w:rPr>
                <w:sz w:val="28"/>
              </w:rPr>
              <w:t>Normal flow:</w:t>
            </w:r>
          </w:p>
        </w:tc>
        <w:tc>
          <w:tcPr>
            <w:tcW w:w="6678" w:type="dxa"/>
          </w:tcPr>
          <w:p w:rsidR="00867D19" w:rsidRDefault="00867D19" w:rsidP="00867D19">
            <w:pPr>
              <w:pStyle w:val="TableParagraph"/>
              <w:numPr>
                <w:ilvl w:val="0"/>
                <w:numId w:val="37"/>
              </w:numPr>
              <w:tabs>
                <w:tab w:val="left" w:pos="826"/>
              </w:tabs>
              <w:spacing w:before="3" w:line="240" w:lineRule="auto"/>
              <w:ind w:right="700"/>
              <w:rPr>
                <w:sz w:val="28"/>
              </w:rPr>
            </w:pPr>
            <w:r>
              <w:rPr>
                <w:sz w:val="28"/>
              </w:rPr>
              <w:t>Tác nhân chọn chức năng Thanh toán giỏ hàng</w:t>
            </w:r>
          </w:p>
          <w:p w:rsidR="00867D19" w:rsidRDefault="00867D19" w:rsidP="00867D19">
            <w:pPr>
              <w:pStyle w:val="TableParagraph"/>
              <w:numPr>
                <w:ilvl w:val="0"/>
                <w:numId w:val="37"/>
              </w:numPr>
              <w:tabs>
                <w:tab w:val="left" w:pos="826"/>
              </w:tabs>
              <w:spacing w:before="3" w:line="240" w:lineRule="auto"/>
              <w:ind w:right="700"/>
              <w:rPr>
                <w:sz w:val="28"/>
              </w:rPr>
            </w:pPr>
            <w:r>
              <w:rPr>
                <w:sz w:val="28"/>
              </w:rPr>
              <w:t>Một form thông tin người nhận hàng và thanh toán, địa chỉ người nhận hiện lên. Mặc định là thông tin của khách hàng, tuy nhiên khách hàng có thể sửa</w:t>
            </w:r>
          </w:p>
          <w:p w:rsidR="00867D19" w:rsidRDefault="00867D19" w:rsidP="00867D19">
            <w:pPr>
              <w:pStyle w:val="TableParagraph"/>
              <w:numPr>
                <w:ilvl w:val="0"/>
                <w:numId w:val="37"/>
              </w:numPr>
              <w:tabs>
                <w:tab w:val="left" w:pos="826"/>
              </w:tabs>
              <w:spacing w:before="3" w:line="240" w:lineRule="auto"/>
              <w:ind w:right="700"/>
              <w:rPr>
                <w:sz w:val="28"/>
              </w:rPr>
            </w:pPr>
            <w:r>
              <w:rPr>
                <w:sz w:val="28"/>
              </w:rPr>
              <w:t>Tác nhân ấn nút Thanh toán</w:t>
            </w:r>
          </w:p>
          <w:p w:rsidR="00867D19" w:rsidRPr="000B328C" w:rsidRDefault="00867D19" w:rsidP="00867D19">
            <w:pPr>
              <w:pStyle w:val="TableParagraph"/>
              <w:numPr>
                <w:ilvl w:val="0"/>
                <w:numId w:val="37"/>
              </w:numPr>
              <w:tabs>
                <w:tab w:val="left" w:pos="826"/>
              </w:tabs>
              <w:spacing w:before="3" w:line="240" w:lineRule="auto"/>
              <w:ind w:right="700"/>
              <w:rPr>
                <w:sz w:val="28"/>
              </w:rPr>
            </w:pPr>
            <w:r>
              <w:rPr>
                <w:sz w:val="28"/>
              </w:rPr>
              <w:t>Thông tin hóa đơn lưu sản phẩm khách hàng mùa và thông tin người nhận được lưu vào cơ sở dữ liệu</w:t>
            </w:r>
          </w:p>
        </w:tc>
      </w:tr>
      <w:tr w:rsidR="00867D19" w:rsidTr="00807C3B">
        <w:trPr>
          <w:trHeight w:val="441"/>
        </w:trPr>
        <w:tc>
          <w:tcPr>
            <w:tcW w:w="2792" w:type="dxa"/>
          </w:tcPr>
          <w:p w:rsidR="00867D19" w:rsidRDefault="00867D19" w:rsidP="00807C3B">
            <w:pPr>
              <w:pStyle w:val="TableParagraph"/>
              <w:ind w:right="100"/>
              <w:jc w:val="right"/>
              <w:rPr>
                <w:sz w:val="28"/>
              </w:rPr>
            </w:pPr>
            <w:r>
              <w:rPr>
                <w:sz w:val="28"/>
              </w:rPr>
              <w:t>Alternative flow:</w:t>
            </w:r>
          </w:p>
        </w:tc>
        <w:tc>
          <w:tcPr>
            <w:tcW w:w="6678" w:type="dxa"/>
          </w:tcPr>
          <w:p w:rsidR="00867D19" w:rsidRDefault="00867D19" w:rsidP="00807C3B">
            <w:pPr>
              <w:pStyle w:val="TableParagraph"/>
              <w:ind w:left="105"/>
              <w:rPr>
                <w:sz w:val="28"/>
              </w:rPr>
            </w:pPr>
            <w:r>
              <w:rPr>
                <w:sz w:val="28"/>
              </w:rPr>
              <w:t>Không có</w:t>
            </w:r>
          </w:p>
        </w:tc>
      </w:tr>
      <w:tr w:rsidR="00867D19" w:rsidTr="00807C3B">
        <w:trPr>
          <w:trHeight w:val="443"/>
        </w:trPr>
        <w:tc>
          <w:tcPr>
            <w:tcW w:w="2792" w:type="dxa"/>
          </w:tcPr>
          <w:p w:rsidR="00867D19" w:rsidRDefault="00867D19" w:rsidP="00807C3B">
            <w:pPr>
              <w:pStyle w:val="TableParagraph"/>
              <w:spacing w:before="115"/>
              <w:ind w:right="98"/>
              <w:jc w:val="right"/>
              <w:rPr>
                <w:sz w:val="28"/>
              </w:rPr>
            </w:pPr>
            <w:r>
              <w:rPr>
                <w:sz w:val="28"/>
              </w:rPr>
              <w:t>Exceptions:</w:t>
            </w:r>
          </w:p>
        </w:tc>
        <w:tc>
          <w:tcPr>
            <w:tcW w:w="6678" w:type="dxa"/>
          </w:tcPr>
          <w:p w:rsidR="00867D19" w:rsidRPr="00150CF4" w:rsidRDefault="00150CF4" w:rsidP="00807C3B">
            <w:pPr>
              <w:pStyle w:val="TableParagraph"/>
              <w:spacing w:before="115"/>
              <w:ind w:left="105"/>
              <w:rPr>
                <w:sz w:val="28"/>
                <w:lang w:val="vi-VN"/>
              </w:rPr>
            </w:pPr>
            <w:r>
              <w:rPr>
                <w:sz w:val="28"/>
                <w:lang w:val="vi-VN"/>
              </w:rPr>
              <w:t>Không có</w:t>
            </w:r>
          </w:p>
        </w:tc>
      </w:tr>
      <w:tr w:rsidR="00867D19" w:rsidTr="00807C3B">
        <w:trPr>
          <w:trHeight w:val="441"/>
        </w:trPr>
        <w:tc>
          <w:tcPr>
            <w:tcW w:w="2792" w:type="dxa"/>
          </w:tcPr>
          <w:p w:rsidR="00867D19" w:rsidRDefault="00867D19" w:rsidP="00807C3B">
            <w:pPr>
              <w:pStyle w:val="TableParagraph"/>
              <w:ind w:right="99"/>
              <w:jc w:val="right"/>
              <w:rPr>
                <w:sz w:val="28"/>
              </w:rPr>
            </w:pPr>
            <w:r>
              <w:rPr>
                <w:sz w:val="28"/>
              </w:rPr>
              <w:t>Includes:</w:t>
            </w:r>
          </w:p>
        </w:tc>
        <w:tc>
          <w:tcPr>
            <w:tcW w:w="6678" w:type="dxa"/>
          </w:tcPr>
          <w:p w:rsidR="00867D19" w:rsidRDefault="00867D19" w:rsidP="00807C3B">
            <w:pPr>
              <w:pStyle w:val="TableParagraph"/>
              <w:ind w:left="105"/>
              <w:rPr>
                <w:sz w:val="28"/>
              </w:rPr>
            </w:pPr>
            <w:r>
              <w:rPr>
                <w:sz w:val="28"/>
              </w:rPr>
              <w:t>Không có</w:t>
            </w:r>
          </w:p>
        </w:tc>
      </w:tr>
      <w:tr w:rsidR="00867D19" w:rsidTr="00807C3B">
        <w:trPr>
          <w:trHeight w:val="441"/>
        </w:trPr>
        <w:tc>
          <w:tcPr>
            <w:tcW w:w="2792" w:type="dxa"/>
          </w:tcPr>
          <w:p w:rsidR="00867D19" w:rsidRDefault="00867D19" w:rsidP="00807C3B">
            <w:pPr>
              <w:pStyle w:val="TableParagraph"/>
              <w:ind w:right="101"/>
              <w:jc w:val="right"/>
              <w:rPr>
                <w:sz w:val="28"/>
              </w:rPr>
            </w:pPr>
            <w:r>
              <w:rPr>
                <w:sz w:val="28"/>
              </w:rPr>
              <w:t>Priority:</w:t>
            </w:r>
          </w:p>
        </w:tc>
        <w:tc>
          <w:tcPr>
            <w:tcW w:w="6678" w:type="dxa"/>
          </w:tcPr>
          <w:p w:rsidR="00867D19" w:rsidRPr="00310401" w:rsidRDefault="00310401" w:rsidP="00807C3B">
            <w:pPr>
              <w:pStyle w:val="TableParagraph"/>
              <w:ind w:left="105"/>
              <w:rPr>
                <w:sz w:val="28"/>
                <w:lang w:val="vi-VN"/>
              </w:rPr>
            </w:pPr>
            <w:r>
              <w:rPr>
                <w:sz w:val="28"/>
                <w:lang w:val="vi-VN"/>
              </w:rPr>
              <w:t>2</w:t>
            </w:r>
          </w:p>
        </w:tc>
      </w:tr>
      <w:tr w:rsidR="00867D19" w:rsidTr="00807C3B">
        <w:trPr>
          <w:trHeight w:val="443"/>
        </w:trPr>
        <w:tc>
          <w:tcPr>
            <w:tcW w:w="2792" w:type="dxa"/>
          </w:tcPr>
          <w:p w:rsidR="00867D19" w:rsidRDefault="00867D19" w:rsidP="00807C3B">
            <w:pPr>
              <w:pStyle w:val="TableParagraph"/>
              <w:spacing w:before="115"/>
              <w:ind w:right="98"/>
              <w:jc w:val="right"/>
              <w:rPr>
                <w:sz w:val="28"/>
              </w:rPr>
            </w:pPr>
            <w:r>
              <w:rPr>
                <w:sz w:val="28"/>
              </w:rPr>
              <w:t>Frequency of use</w:t>
            </w:r>
          </w:p>
        </w:tc>
        <w:tc>
          <w:tcPr>
            <w:tcW w:w="6678" w:type="dxa"/>
          </w:tcPr>
          <w:p w:rsidR="00867D19" w:rsidRDefault="00867D19" w:rsidP="00807C3B">
            <w:pPr>
              <w:pStyle w:val="TableParagraph"/>
              <w:spacing w:before="115"/>
              <w:ind w:left="105"/>
              <w:rPr>
                <w:sz w:val="28"/>
              </w:rPr>
            </w:pPr>
            <w:r>
              <w:rPr>
                <w:sz w:val="28"/>
              </w:rPr>
              <w:t>Thường xuyên</w:t>
            </w:r>
          </w:p>
        </w:tc>
      </w:tr>
      <w:tr w:rsidR="00867D19" w:rsidTr="00807C3B">
        <w:trPr>
          <w:trHeight w:val="441"/>
        </w:trPr>
        <w:tc>
          <w:tcPr>
            <w:tcW w:w="2792" w:type="dxa"/>
          </w:tcPr>
          <w:p w:rsidR="00867D19" w:rsidRDefault="00867D19" w:rsidP="00807C3B">
            <w:pPr>
              <w:pStyle w:val="TableParagraph"/>
              <w:ind w:right="99"/>
              <w:jc w:val="right"/>
              <w:rPr>
                <w:sz w:val="28"/>
              </w:rPr>
            </w:pPr>
            <w:r>
              <w:rPr>
                <w:sz w:val="28"/>
              </w:rPr>
              <w:t>Business Rules:</w:t>
            </w:r>
          </w:p>
        </w:tc>
        <w:tc>
          <w:tcPr>
            <w:tcW w:w="6678" w:type="dxa"/>
          </w:tcPr>
          <w:p w:rsidR="00867D19" w:rsidRDefault="00867D19" w:rsidP="00807C3B">
            <w:pPr>
              <w:pStyle w:val="TableParagraph"/>
              <w:ind w:left="105"/>
              <w:rPr>
                <w:sz w:val="28"/>
              </w:rPr>
            </w:pPr>
            <w:r>
              <w:rPr>
                <w:sz w:val="28"/>
              </w:rPr>
              <w:t>Không có</w:t>
            </w:r>
          </w:p>
        </w:tc>
      </w:tr>
      <w:tr w:rsidR="00867D19" w:rsidTr="00807C3B">
        <w:trPr>
          <w:trHeight w:val="441"/>
        </w:trPr>
        <w:tc>
          <w:tcPr>
            <w:tcW w:w="2792" w:type="dxa"/>
          </w:tcPr>
          <w:p w:rsidR="00867D19" w:rsidRDefault="00867D19" w:rsidP="00807C3B">
            <w:pPr>
              <w:pStyle w:val="TableParagraph"/>
              <w:ind w:right="100"/>
              <w:jc w:val="right"/>
              <w:rPr>
                <w:sz w:val="28"/>
              </w:rPr>
            </w:pPr>
            <w:r>
              <w:rPr>
                <w:sz w:val="28"/>
              </w:rPr>
              <w:t>Special Requirements:</w:t>
            </w:r>
          </w:p>
        </w:tc>
        <w:tc>
          <w:tcPr>
            <w:tcW w:w="6678" w:type="dxa"/>
          </w:tcPr>
          <w:p w:rsidR="00867D19" w:rsidRDefault="00867D19" w:rsidP="00807C3B">
            <w:pPr>
              <w:pStyle w:val="TableParagraph"/>
              <w:ind w:left="105"/>
              <w:rPr>
                <w:sz w:val="28"/>
              </w:rPr>
            </w:pPr>
            <w:r>
              <w:rPr>
                <w:sz w:val="28"/>
              </w:rPr>
              <w:t>Không có</w:t>
            </w:r>
          </w:p>
        </w:tc>
      </w:tr>
      <w:tr w:rsidR="00867D19" w:rsidTr="00807C3B">
        <w:trPr>
          <w:trHeight w:val="444"/>
        </w:trPr>
        <w:tc>
          <w:tcPr>
            <w:tcW w:w="2792" w:type="dxa"/>
          </w:tcPr>
          <w:p w:rsidR="00867D19" w:rsidRDefault="00867D19" w:rsidP="00807C3B">
            <w:pPr>
              <w:pStyle w:val="TableParagraph"/>
              <w:spacing w:before="115"/>
              <w:ind w:right="99"/>
              <w:jc w:val="right"/>
              <w:rPr>
                <w:sz w:val="28"/>
              </w:rPr>
            </w:pPr>
            <w:r>
              <w:rPr>
                <w:sz w:val="28"/>
              </w:rPr>
              <w:t>Assumptions:</w:t>
            </w:r>
          </w:p>
        </w:tc>
        <w:tc>
          <w:tcPr>
            <w:tcW w:w="6678" w:type="dxa"/>
          </w:tcPr>
          <w:p w:rsidR="00867D19" w:rsidRDefault="00867D19" w:rsidP="00807C3B">
            <w:pPr>
              <w:pStyle w:val="TableParagraph"/>
              <w:spacing w:before="115"/>
              <w:ind w:left="105"/>
              <w:rPr>
                <w:sz w:val="28"/>
              </w:rPr>
            </w:pPr>
            <w:r>
              <w:rPr>
                <w:sz w:val="28"/>
              </w:rPr>
              <w:t>Không có</w:t>
            </w:r>
          </w:p>
        </w:tc>
      </w:tr>
      <w:tr w:rsidR="00867D19" w:rsidTr="00807C3B">
        <w:trPr>
          <w:trHeight w:val="441"/>
        </w:trPr>
        <w:tc>
          <w:tcPr>
            <w:tcW w:w="2792" w:type="dxa"/>
          </w:tcPr>
          <w:p w:rsidR="00867D19" w:rsidRDefault="00867D19" w:rsidP="00807C3B">
            <w:pPr>
              <w:pStyle w:val="TableParagraph"/>
              <w:ind w:right="100"/>
              <w:jc w:val="right"/>
              <w:rPr>
                <w:sz w:val="28"/>
              </w:rPr>
            </w:pPr>
            <w:r>
              <w:rPr>
                <w:sz w:val="28"/>
              </w:rPr>
              <w:t>Notes and Issues:</w:t>
            </w:r>
          </w:p>
        </w:tc>
        <w:tc>
          <w:tcPr>
            <w:tcW w:w="6678" w:type="dxa"/>
          </w:tcPr>
          <w:p w:rsidR="00867D19" w:rsidRDefault="00867D19" w:rsidP="00807C3B">
            <w:pPr>
              <w:pStyle w:val="TableParagraph"/>
              <w:ind w:left="105"/>
              <w:rPr>
                <w:sz w:val="28"/>
              </w:rPr>
            </w:pPr>
            <w:r>
              <w:rPr>
                <w:sz w:val="28"/>
              </w:rPr>
              <w:t>Không có</w:t>
            </w:r>
          </w:p>
        </w:tc>
      </w:tr>
    </w:tbl>
    <w:p w:rsidR="00867D19" w:rsidRPr="00F71DBA" w:rsidRDefault="00F71DBA" w:rsidP="00F71DBA">
      <w:pPr>
        <w:tabs>
          <w:tab w:val="left" w:pos="1002"/>
        </w:tabs>
        <w:spacing w:before="65"/>
        <w:ind w:right="20"/>
        <w:rPr>
          <w:ins w:id="207" w:author="Quang Nhat Nguyen" w:date="2017-10-05T09:24:00Z"/>
          <w:b/>
          <w:sz w:val="28"/>
          <w:rPrChange w:id="208" w:author="Quang Nhat Nguyen" w:date="2017-10-05T09:26:00Z">
            <w:rPr>
              <w:ins w:id="209" w:author="Quang Nhat Nguyen" w:date="2017-10-05T09:24:00Z"/>
              <w:sz w:val="28"/>
            </w:rPr>
          </w:rPrChange>
        </w:rPr>
      </w:pPr>
      <w:ins w:id="210" w:author="Quang Nhat Nguyen" w:date="2017-10-05T09:24:00Z">
        <w:r w:rsidRPr="00F71DBA">
          <w:rPr>
            <w:b/>
            <w:sz w:val="28"/>
            <w:rPrChange w:id="211" w:author="Quang Nhat Nguyen" w:date="2017-10-05T09:26:00Z">
              <w:rPr>
                <w:sz w:val="28"/>
              </w:rPr>
            </w:rPrChange>
          </w:rPr>
          <w:lastRenderedPageBreak/>
          <w:t>THẾ CÒN MỤC “Phân tích yêu cầu phi chức năng” (Non-functional requirements)?!</w:t>
        </w:r>
      </w:ins>
    </w:p>
    <w:p w:rsidR="00F71DBA" w:rsidRPr="00F71DBA" w:rsidRDefault="00F71DBA" w:rsidP="00F71DBA">
      <w:pPr>
        <w:tabs>
          <w:tab w:val="left" w:pos="0"/>
        </w:tabs>
        <w:spacing w:before="65"/>
        <w:ind w:right="20"/>
        <w:rPr>
          <w:b/>
          <w:sz w:val="28"/>
          <w:rPrChange w:id="212" w:author="Quang Nhat Nguyen" w:date="2017-10-05T09:26:00Z">
            <w:rPr>
              <w:sz w:val="28"/>
            </w:rPr>
          </w:rPrChange>
        </w:rPr>
        <w:pPrChange w:id="213" w:author="Quang Nhat Nguyen" w:date="2017-10-05T09:25:00Z">
          <w:pPr>
            <w:tabs>
              <w:tab w:val="left" w:pos="1002"/>
            </w:tabs>
            <w:spacing w:before="65"/>
            <w:ind w:right="5922"/>
          </w:pPr>
        </w:pPrChange>
      </w:pPr>
      <w:proofErr w:type="gramStart"/>
      <w:ins w:id="214" w:author="Quang Nhat Nguyen" w:date="2017-10-05T09:25:00Z">
        <w:r w:rsidRPr="00F71DBA">
          <w:rPr>
            <w:b/>
            <w:sz w:val="28"/>
            <w:rPrChange w:id="215" w:author="Quang Nhat Nguyen" w:date="2017-10-05T09:26:00Z">
              <w:rPr>
                <w:sz w:val="28"/>
              </w:rPr>
            </w:rPrChange>
          </w:rPr>
          <w:t>Nếu không có, th</w:t>
        </w:r>
        <w:bookmarkStart w:id="216" w:name="_GoBack"/>
        <w:bookmarkEnd w:id="216"/>
        <w:r w:rsidRPr="00F71DBA">
          <w:rPr>
            <w:b/>
            <w:sz w:val="28"/>
            <w:rPrChange w:id="217" w:author="Quang Nhat Nguyen" w:date="2017-10-05T09:26:00Z">
              <w:rPr>
                <w:sz w:val="28"/>
              </w:rPr>
            </w:rPrChange>
          </w:rPr>
          <w:t>ì các em vẫn lập mục này và ghi là không có yêu cầu phi chức năng gì đặc biệt đối với hệ thống website này.</w:t>
        </w:r>
      </w:ins>
      <w:proofErr w:type="gramEnd"/>
    </w:p>
    <w:p w:rsidR="00867D19" w:rsidRPr="00C55D80" w:rsidRDefault="00867D19" w:rsidP="00F71DBA">
      <w:pPr>
        <w:tabs>
          <w:tab w:val="left" w:pos="1002"/>
        </w:tabs>
        <w:spacing w:before="65"/>
        <w:ind w:right="20"/>
        <w:rPr>
          <w:sz w:val="28"/>
        </w:rPr>
      </w:pPr>
    </w:p>
    <w:sectPr w:rsidR="00867D19" w:rsidRPr="00C55D80" w:rsidSect="007138C9">
      <w:footerReference w:type="default" r:id="rId19"/>
      <w:pgSz w:w="12240" w:h="15840"/>
      <w:pgMar w:top="1060" w:right="0" w:bottom="1300" w:left="1420" w:header="0" w:footer="1074"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Quang Nhat Nguyen" w:date="2017-10-05T08:29:00Z" w:initials="QuangNN">
    <w:p w:rsidR="00E04831" w:rsidRDefault="00E04831">
      <w:pPr>
        <w:pStyle w:val="CommentText"/>
      </w:pPr>
      <w:r>
        <w:rPr>
          <w:rStyle w:val="CommentReference"/>
        </w:rPr>
        <w:annotationRef/>
      </w:r>
      <w:r>
        <w:t>IT4421; Đồ án các công nghệ xây dựng hệ thống thông tin</w:t>
      </w:r>
    </w:p>
  </w:comment>
  <w:comment w:id="28" w:author="Quang Nhat Nguyen" w:date="2017-10-05T08:32:00Z" w:initials="QuangNN">
    <w:p w:rsidR="002B7483" w:rsidRDefault="002B7483">
      <w:pPr>
        <w:pStyle w:val="CommentText"/>
      </w:pPr>
      <w:r>
        <w:rPr>
          <w:rStyle w:val="CommentReference"/>
        </w:rPr>
        <w:annotationRef/>
      </w:r>
      <w:r>
        <w:t>Cần giải thích (mô tả) về vai trò (mục đích sử dụng hệ thống) đối với mỗi tác nhân này.</w:t>
      </w:r>
    </w:p>
  </w:comment>
  <w:comment w:id="50" w:author="Quang Nhat Nguyen" w:date="2017-10-05T08:36:00Z" w:initials="QuangNN">
    <w:p w:rsidR="007D45FB" w:rsidRDefault="007D45FB">
      <w:pPr>
        <w:pStyle w:val="CommentText"/>
      </w:pPr>
      <w:r>
        <w:rPr>
          <w:rStyle w:val="CommentReference"/>
        </w:rPr>
        <w:annotationRef/>
      </w:r>
      <w:r>
        <w:t>Chức năng này không dành cho Guest à?</w:t>
      </w:r>
    </w:p>
  </w:comment>
  <w:comment w:id="52" w:author="Quang Nhat Nguyen" w:date="2017-10-05T09:06:00Z" w:initials="QuangNN">
    <w:p w:rsidR="003D6D9B" w:rsidRDefault="003D6D9B">
      <w:pPr>
        <w:pStyle w:val="CommentText"/>
      </w:pPr>
      <w:r>
        <w:rPr>
          <w:rStyle w:val="CommentReference"/>
        </w:rPr>
        <w:annotationRef/>
      </w:r>
      <w:r>
        <w:t>Chức năng này là của Quản lý bán hàng. Vì danh mục sản phẩm là phải giống nhau đối vói mọi cửa hàng nằm trong hệ thống.</w:t>
      </w:r>
    </w:p>
    <w:p w:rsidR="002A18A9" w:rsidRDefault="002A18A9">
      <w:pPr>
        <w:pStyle w:val="CommentText"/>
      </w:pPr>
    </w:p>
    <w:p w:rsidR="002A18A9" w:rsidRDefault="002A18A9">
      <w:pPr>
        <w:pStyle w:val="CommentText"/>
      </w:pPr>
      <w:r>
        <w:t>Theo sơ đồ uc ở dưới, thì đây là chức năng Quản lý đăng ký các sản phẩm được bán bởi cửa hàng.</w:t>
      </w:r>
    </w:p>
  </w:comment>
  <w:comment w:id="141" w:author="Quang Nhat Nguyen" w:date="2017-10-05T09:08:00Z" w:initials="QuangNN">
    <w:p w:rsidR="00E25811" w:rsidRDefault="00E25811">
      <w:pPr>
        <w:pStyle w:val="CommentText"/>
      </w:pPr>
      <w:r>
        <w:rPr>
          <w:rStyle w:val="CommentReference"/>
        </w:rPr>
        <w:annotationRef/>
      </w:r>
      <w:r>
        <w:t>Nên sử dụng tiếng Việt!</w:t>
      </w:r>
    </w:p>
  </w:comment>
  <w:comment w:id="150" w:author="Quang Nhat Nguyen" w:date="2017-10-05T09:11:00Z" w:initials="QuangNN">
    <w:p w:rsidR="003579EC" w:rsidRDefault="003579EC">
      <w:pPr>
        <w:pStyle w:val="CommentText"/>
      </w:pPr>
      <w:r>
        <w:rPr>
          <w:rStyle w:val="CommentReference"/>
        </w:rPr>
        <w:annotationRef/>
      </w:r>
      <w:r>
        <w:t>Gộp lại với đặc tả uc ở trên. Vì chỉ có MỘT chức năng Đăng nhập. Sau khi đăng nhập, hệ thống tự động xác định vai trò/quyền (role/rights) tương ứng gắn vơi tài khoản đó!!</w:t>
      </w:r>
    </w:p>
  </w:comment>
  <w:comment w:id="162" w:author="Quang Nhat Nguyen" w:date="2017-10-05T09:15:00Z" w:initials="QuangNN">
    <w:p w:rsidR="005B2771" w:rsidRDefault="005B2771">
      <w:pPr>
        <w:pStyle w:val="CommentText"/>
      </w:pPr>
      <w:r>
        <w:rPr>
          <w:rStyle w:val="CommentReference"/>
        </w:rPr>
        <w:annotationRef/>
      </w:r>
      <w:r>
        <w:t>Xem các comments ở trên của tôi, để update!</w:t>
      </w:r>
    </w:p>
    <w:p w:rsidR="005B2771" w:rsidRDefault="005B2771">
      <w:pPr>
        <w:pStyle w:val="CommentText"/>
      </w:pPr>
    </w:p>
    <w:p w:rsidR="005B2771" w:rsidRDefault="005B2771" w:rsidP="005B2771">
      <w:pPr>
        <w:pStyle w:val="CommentText"/>
      </w:pPr>
      <w:r>
        <w:t xml:space="preserve">Lưu ý: Chỉ nên </w:t>
      </w:r>
      <w:r w:rsidR="00C53213">
        <w:t xml:space="preserve">(chỉ có thể) </w:t>
      </w:r>
      <w:r>
        <w:t>phân rã đối với các chức năng kiểu như “Quản lý XYZ” ở trong sơ đồ uc tổng quát ở trên.</w:t>
      </w:r>
    </w:p>
  </w:comment>
  <w:comment w:id="173" w:author="Quang Nhat Nguyen" w:date="2017-10-05T09:18:00Z" w:initials="QuangNN">
    <w:p w:rsidR="00A373DA" w:rsidRDefault="00A373DA">
      <w:pPr>
        <w:pStyle w:val="CommentText"/>
      </w:pPr>
      <w:r>
        <w:rPr>
          <w:rStyle w:val="CommentReference"/>
        </w:rPr>
        <w:annotationRef/>
      </w:r>
      <w:r>
        <w:t>UC này phải được trình bày trong sơ đồ uc phân rã của chức năng Quản lý giỏ hàng.</w:t>
      </w:r>
    </w:p>
    <w:p w:rsidR="00A373DA" w:rsidRDefault="00A373DA">
      <w:pPr>
        <w:pStyle w:val="CommentText"/>
      </w:pPr>
      <w:r>
        <w:t xml:space="preserve">Xem các comments ở </w:t>
      </w:r>
      <w:r w:rsidR="00C54298">
        <w:t>trang 9</w:t>
      </w:r>
      <w:r>
        <w:t xml:space="preserve"> của tôi!</w:t>
      </w:r>
    </w:p>
  </w:comment>
  <w:comment w:id="176" w:author="Quang Nhat Nguyen" w:date="2017-10-05T09:19:00Z" w:initials="QuangNN">
    <w:p w:rsidR="000B682E" w:rsidRDefault="000B682E">
      <w:pPr>
        <w:pStyle w:val="CommentText"/>
      </w:pPr>
      <w:r>
        <w:rPr>
          <w:rStyle w:val="CommentReference"/>
        </w:rPr>
        <w:annotationRef/>
      </w:r>
      <w:r>
        <w:t>Xem các comments ở trang 9 của tôi!</w:t>
      </w:r>
    </w:p>
    <w:p w:rsidR="000B682E" w:rsidRDefault="000B682E">
      <w:pPr>
        <w:pStyle w:val="CommentText"/>
      </w:pPr>
    </w:p>
    <w:p w:rsidR="000B682E" w:rsidRDefault="000B682E">
      <w:pPr>
        <w:pStyle w:val="CommentText"/>
      </w:pPr>
      <w:r>
        <w:t>UC này nên được thể hiện trong sơ đồ uc phân rã của uc “Quản lý sản phẩm yêu thích”.</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7670" w:rsidRDefault="00EC7670">
      <w:r>
        <w:separator/>
      </w:r>
    </w:p>
  </w:endnote>
  <w:endnote w:type="continuationSeparator" w:id="0">
    <w:p w:rsidR="00EC7670" w:rsidRDefault="00EC7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792F" w:rsidRDefault="00EC7670">
    <w:pPr>
      <w:pStyle w:val="BodyText"/>
      <w:spacing w:line="14" w:lineRule="auto"/>
      <w:rPr>
        <w:sz w:val="20"/>
      </w:rPr>
    </w:pPr>
    <w:r>
      <w:pict>
        <v:shapetype id="_x0000_t202" coordsize="21600,21600" o:spt="202" path="m,l,21600r21600,l21600,xe">
          <v:stroke joinstyle="miter"/>
          <v:path gradientshapeok="t" o:connecttype="rect"/>
        </v:shapetype>
        <v:shape id="_x0000_s2053" type="#_x0000_t202" style="position:absolute;margin-left:523.2pt;margin-top:723.3pt;width:44.35pt;height:15.3pt;z-index:-187048;mso-position-horizontal-relative:page;mso-position-vertical-relative:page" filled="f" stroked="f">
          <v:textbox inset="0,0,0,0">
            <w:txbxContent>
              <w:p w:rsidR="004C792F" w:rsidRDefault="004C792F">
                <w:pPr>
                  <w:spacing w:before="10"/>
                  <w:ind w:left="40"/>
                  <w:rPr>
                    <w:sz w:val="20"/>
                  </w:rPr>
                </w:pPr>
                <w:r>
                  <w:fldChar w:fldCharType="begin"/>
                </w:r>
                <w:r>
                  <w:rPr>
                    <w:sz w:val="24"/>
                  </w:rPr>
                  <w:instrText xml:space="preserve"> PAGE </w:instrText>
                </w:r>
                <w:r>
                  <w:fldChar w:fldCharType="separate"/>
                </w:r>
                <w:r w:rsidR="006603E6">
                  <w:rPr>
                    <w:noProof/>
                    <w:sz w:val="24"/>
                  </w:rPr>
                  <w:t>1</w:t>
                </w:r>
                <w:r>
                  <w:fldChar w:fldCharType="end"/>
                </w:r>
                <w:r>
                  <w:rPr>
                    <w:sz w:val="24"/>
                  </w:rPr>
                  <w:t xml:space="preserve"> </w:t>
                </w:r>
                <w:r>
                  <w:rPr>
                    <w:sz w:val="20"/>
                  </w:rPr>
                  <w:t xml:space="preserve">| </w:t>
                </w:r>
                <w:r>
                  <w:rPr>
                    <w:color w:val="7E7E7E"/>
                    <w:sz w:val="20"/>
                  </w:rPr>
                  <w:t>P a g e</w:t>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792F" w:rsidRDefault="00EC7670">
    <w:pPr>
      <w:pStyle w:val="BodyText"/>
      <w:spacing w:line="14" w:lineRule="auto"/>
      <w:rPr>
        <w:sz w:val="19"/>
      </w:rPr>
    </w:pPr>
    <w:r>
      <w:pict>
        <v:line id="_x0000_s2052" style="position:absolute;z-index:-187024;mso-position-horizontal-relative:page;mso-position-vertical-relative:page" from="83.65pt,722.85pt" to="571.05pt,722.85pt" strokecolor="#d9d9d9" strokeweight=".48pt">
          <w10:wrap anchorx="page" anchory="page"/>
        </v:line>
      </w:pict>
    </w:r>
    <w:r>
      <w:pict>
        <v:shapetype id="_x0000_t202" coordsize="21600,21600" o:spt="202" path="m,l,21600r21600,l21600,xe">
          <v:stroke joinstyle="miter"/>
          <v:path gradientshapeok="t" o:connecttype="rect"/>
        </v:shapetype>
        <v:shape id="_x0000_s2051" type="#_x0000_t202" style="position:absolute;margin-left:511.2pt;margin-top:723.3pt;width:56.35pt;height:15.3pt;z-index:-187000;mso-position-horizontal-relative:page;mso-position-vertical-relative:page" filled="f" stroked="f">
          <v:textbox style="mso-next-textbox:#_x0000_s2051" inset="0,0,0,0">
            <w:txbxContent>
              <w:p w:rsidR="004C792F" w:rsidRDefault="004C792F">
                <w:pPr>
                  <w:spacing w:before="10"/>
                  <w:ind w:left="40"/>
                  <w:rPr>
                    <w:sz w:val="20"/>
                  </w:rPr>
                </w:pPr>
                <w:r>
                  <w:fldChar w:fldCharType="begin"/>
                </w:r>
                <w:r>
                  <w:rPr>
                    <w:sz w:val="24"/>
                  </w:rPr>
                  <w:instrText xml:space="preserve"> PAGE </w:instrText>
                </w:r>
                <w:r>
                  <w:fldChar w:fldCharType="separate"/>
                </w:r>
                <w:r w:rsidR="00263BD5">
                  <w:rPr>
                    <w:noProof/>
                    <w:sz w:val="24"/>
                  </w:rPr>
                  <w:t>26</w:t>
                </w:r>
                <w:r>
                  <w:fldChar w:fldCharType="end"/>
                </w:r>
                <w:r>
                  <w:rPr>
                    <w:sz w:val="24"/>
                  </w:rPr>
                  <w:t xml:space="preserve"> </w:t>
                </w:r>
                <w:r>
                  <w:rPr>
                    <w:sz w:val="20"/>
                  </w:rPr>
                  <w:t xml:space="preserve">| </w:t>
                </w:r>
                <w:r>
                  <w:rPr>
                    <w:color w:val="7E7E7E"/>
                    <w:sz w:val="20"/>
                  </w:rPr>
                  <w:t>P a g e</w:t>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792F" w:rsidRDefault="00EC7670">
    <w:pPr>
      <w:pStyle w:val="BodyText"/>
      <w:spacing w:line="14" w:lineRule="auto"/>
      <w:rPr>
        <w:sz w:val="20"/>
      </w:rPr>
    </w:pPr>
    <w:r>
      <w:pict>
        <v:line id="_x0000_s2050" style="position:absolute;z-index:-186976;mso-position-horizontal-relative:page;mso-position-vertical-relative:page" from="83.65pt,722.85pt" to="571.05pt,722.85pt" strokecolor="#d9d9d9" strokeweight=".48pt">
          <w10:wrap anchorx="page" anchory="page"/>
        </v:line>
      </w:pict>
    </w:r>
    <w:r>
      <w:pict>
        <v:shapetype id="_x0000_t202" coordsize="21600,21600" o:spt="202" path="m,l,21600r21600,l21600,xe">
          <v:stroke joinstyle="miter"/>
          <v:path gradientshapeok="t" o:connecttype="rect"/>
        </v:shapetype>
        <v:shape id="_x0000_s2049" type="#_x0000_t202" style="position:absolute;margin-left:511.2pt;margin-top:723.3pt;width:56.35pt;height:15.3pt;z-index:-186952;mso-position-horizontal-relative:page;mso-position-vertical-relative:page" filled="f" stroked="f">
          <v:textbox inset="0,0,0,0">
            <w:txbxContent>
              <w:p w:rsidR="004C792F" w:rsidRDefault="004C792F">
                <w:pPr>
                  <w:spacing w:before="10"/>
                  <w:ind w:left="40"/>
                  <w:rPr>
                    <w:sz w:val="20"/>
                  </w:rPr>
                </w:pPr>
                <w:r>
                  <w:fldChar w:fldCharType="begin"/>
                </w:r>
                <w:r>
                  <w:rPr>
                    <w:sz w:val="24"/>
                  </w:rPr>
                  <w:instrText xml:space="preserve"> PAGE </w:instrText>
                </w:r>
                <w:r>
                  <w:fldChar w:fldCharType="separate"/>
                </w:r>
                <w:r w:rsidR="00F71DBA">
                  <w:rPr>
                    <w:noProof/>
                    <w:sz w:val="24"/>
                  </w:rPr>
                  <w:t>48</w:t>
                </w:r>
                <w:r>
                  <w:fldChar w:fldCharType="end"/>
                </w:r>
                <w:r>
                  <w:rPr>
                    <w:sz w:val="24"/>
                  </w:rPr>
                  <w:t xml:space="preserve"> </w:t>
                </w:r>
                <w:r>
                  <w:rPr>
                    <w:sz w:val="20"/>
                  </w:rPr>
                  <w:t xml:space="preserve">| </w:t>
                </w:r>
                <w:r>
                  <w:rPr>
                    <w:color w:val="7E7E7E"/>
                    <w:sz w:val="20"/>
                  </w:rPr>
                  <w:t>P a g e</w:t>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7670" w:rsidRDefault="00EC7670">
      <w:r>
        <w:separator/>
      </w:r>
    </w:p>
  </w:footnote>
  <w:footnote w:type="continuationSeparator" w:id="0">
    <w:p w:rsidR="00EC7670" w:rsidRDefault="00EC767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F4966"/>
    <w:multiLevelType w:val="hybridMultilevel"/>
    <w:tmpl w:val="3CE2149E"/>
    <w:lvl w:ilvl="0" w:tplc="E02805AE">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
    <w:nsid w:val="071D17A0"/>
    <w:multiLevelType w:val="hybridMultilevel"/>
    <w:tmpl w:val="EF1220DC"/>
    <w:lvl w:ilvl="0" w:tplc="41D29232">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
    <w:nsid w:val="074A535A"/>
    <w:multiLevelType w:val="hybridMultilevel"/>
    <w:tmpl w:val="B7A23EC6"/>
    <w:lvl w:ilvl="0" w:tplc="A4ACE9CC">
      <w:start w:val="1"/>
      <w:numFmt w:val="lowerLetter"/>
      <w:lvlText w:val="%1)"/>
      <w:lvlJc w:val="left"/>
      <w:pPr>
        <w:ind w:left="1605" w:hanging="360"/>
      </w:pPr>
      <w:rPr>
        <w:rFonts w:hint="default"/>
      </w:rPr>
    </w:lvl>
    <w:lvl w:ilvl="1" w:tplc="042A0019" w:tentative="1">
      <w:start w:val="1"/>
      <w:numFmt w:val="lowerLetter"/>
      <w:lvlText w:val="%2."/>
      <w:lvlJc w:val="left"/>
      <w:pPr>
        <w:ind w:left="2325" w:hanging="360"/>
      </w:pPr>
    </w:lvl>
    <w:lvl w:ilvl="2" w:tplc="042A001B" w:tentative="1">
      <w:start w:val="1"/>
      <w:numFmt w:val="lowerRoman"/>
      <w:lvlText w:val="%3."/>
      <w:lvlJc w:val="right"/>
      <w:pPr>
        <w:ind w:left="3045" w:hanging="180"/>
      </w:pPr>
    </w:lvl>
    <w:lvl w:ilvl="3" w:tplc="042A000F" w:tentative="1">
      <w:start w:val="1"/>
      <w:numFmt w:val="decimal"/>
      <w:lvlText w:val="%4."/>
      <w:lvlJc w:val="left"/>
      <w:pPr>
        <w:ind w:left="3765" w:hanging="360"/>
      </w:pPr>
    </w:lvl>
    <w:lvl w:ilvl="4" w:tplc="042A0019" w:tentative="1">
      <w:start w:val="1"/>
      <w:numFmt w:val="lowerLetter"/>
      <w:lvlText w:val="%5."/>
      <w:lvlJc w:val="left"/>
      <w:pPr>
        <w:ind w:left="4485" w:hanging="360"/>
      </w:pPr>
    </w:lvl>
    <w:lvl w:ilvl="5" w:tplc="042A001B" w:tentative="1">
      <w:start w:val="1"/>
      <w:numFmt w:val="lowerRoman"/>
      <w:lvlText w:val="%6."/>
      <w:lvlJc w:val="right"/>
      <w:pPr>
        <w:ind w:left="5205" w:hanging="180"/>
      </w:pPr>
    </w:lvl>
    <w:lvl w:ilvl="6" w:tplc="042A000F" w:tentative="1">
      <w:start w:val="1"/>
      <w:numFmt w:val="decimal"/>
      <w:lvlText w:val="%7."/>
      <w:lvlJc w:val="left"/>
      <w:pPr>
        <w:ind w:left="5925" w:hanging="360"/>
      </w:pPr>
    </w:lvl>
    <w:lvl w:ilvl="7" w:tplc="042A0019" w:tentative="1">
      <w:start w:val="1"/>
      <w:numFmt w:val="lowerLetter"/>
      <w:lvlText w:val="%8."/>
      <w:lvlJc w:val="left"/>
      <w:pPr>
        <w:ind w:left="6645" w:hanging="360"/>
      </w:pPr>
    </w:lvl>
    <w:lvl w:ilvl="8" w:tplc="042A001B" w:tentative="1">
      <w:start w:val="1"/>
      <w:numFmt w:val="lowerRoman"/>
      <w:lvlText w:val="%9."/>
      <w:lvlJc w:val="right"/>
      <w:pPr>
        <w:ind w:left="7365" w:hanging="180"/>
      </w:pPr>
    </w:lvl>
  </w:abstractNum>
  <w:abstractNum w:abstractNumId="3">
    <w:nsid w:val="09D55B4C"/>
    <w:multiLevelType w:val="hybridMultilevel"/>
    <w:tmpl w:val="1E74D06C"/>
    <w:lvl w:ilvl="0" w:tplc="A906D550">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4">
    <w:nsid w:val="0A730272"/>
    <w:multiLevelType w:val="hybridMultilevel"/>
    <w:tmpl w:val="F724AA4E"/>
    <w:lvl w:ilvl="0" w:tplc="7BD651C8">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5">
    <w:nsid w:val="0FC3588D"/>
    <w:multiLevelType w:val="hybridMultilevel"/>
    <w:tmpl w:val="E8BE69A2"/>
    <w:lvl w:ilvl="0" w:tplc="1F101EB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3956B2"/>
    <w:multiLevelType w:val="hybridMultilevel"/>
    <w:tmpl w:val="634850A6"/>
    <w:lvl w:ilvl="0" w:tplc="042A0001">
      <w:start w:val="1"/>
      <w:numFmt w:val="bullet"/>
      <w:lvlText w:val=""/>
      <w:lvlJc w:val="left"/>
      <w:pPr>
        <w:ind w:left="1002" w:hanging="360"/>
      </w:pPr>
      <w:rPr>
        <w:rFonts w:ascii="Symbol" w:hAnsi="Symbol" w:hint="default"/>
      </w:rPr>
    </w:lvl>
    <w:lvl w:ilvl="1" w:tplc="042A0003" w:tentative="1">
      <w:start w:val="1"/>
      <w:numFmt w:val="bullet"/>
      <w:lvlText w:val="o"/>
      <w:lvlJc w:val="left"/>
      <w:pPr>
        <w:ind w:left="1722" w:hanging="360"/>
      </w:pPr>
      <w:rPr>
        <w:rFonts w:ascii="Courier New" w:hAnsi="Courier New" w:cs="Courier New" w:hint="default"/>
      </w:rPr>
    </w:lvl>
    <w:lvl w:ilvl="2" w:tplc="042A0005" w:tentative="1">
      <w:start w:val="1"/>
      <w:numFmt w:val="bullet"/>
      <w:lvlText w:val=""/>
      <w:lvlJc w:val="left"/>
      <w:pPr>
        <w:ind w:left="2442" w:hanging="360"/>
      </w:pPr>
      <w:rPr>
        <w:rFonts w:ascii="Wingdings" w:hAnsi="Wingdings" w:hint="default"/>
      </w:rPr>
    </w:lvl>
    <w:lvl w:ilvl="3" w:tplc="042A0001" w:tentative="1">
      <w:start w:val="1"/>
      <w:numFmt w:val="bullet"/>
      <w:lvlText w:val=""/>
      <w:lvlJc w:val="left"/>
      <w:pPr>
        <w:ind w:left="3162" w:hanging="360"/>
      </w:pPr>
      <w:rPr>
        <w:rFonts w:ascii="Symbol" w:hAnsi="Symbol" w:hint="default"/>
      </w:rPr>
    </w:lvl>
    <w:lvl w:ilvl="4" w:tplc="042A0003" w:tentative="1">
      <w:start w:val="1"/>
      <w:numFmt w:val="bullet"/>
      <w:lvlText w:val="o"/>
      <w:lvlJc w:val="left"/>
      <w:pPr>
        <w:ind w:left="3882" w:hanging="360"/>
      </w:pPr>
      <w:rPr>
        <w:rFonts w:ascii="Courier New" w:hAnsi="Courier New" w:cs="Courier New" w:hint="default"/>
      </w:rPr>
    </w:lvl>
    <w:lvl w:ilvl="5" w:tplc="042A0005" w:tentative="1">
      <w:start w:val="1"/>
      <w:numFmt w:val="bullet"/>
      <w:lvlText w:val=""/>
      <w:lvlJc w:val="left"/>
      <w:pPr>
        <w:ind w:left="4602" w:hanging="360"/>
      </w:pPr>
      <w:rPr>
        <w:rFonts w:ascii="Wingdings" w:hAnsi="Wingdings" w:hint="default"/>
      </w:rPr>
    </w:lvl>
    <w:lvl w:ilvl="6" w:tplc="042A0001" w:tentative="1">
      <w:start w:val="1"/>
      <w:numFmt w:val="bullet"/>
      <w:lvlText w:val=""/>
      <w:lvlJc w:val="left"/>
      <w:pPr>
        <w:ind w:left="5322" w:hanging="360"/>
      </w:pPr>
      <w:rPr>
        <w:rFonts w:ascii="Symbol" w:hAnsi="Symbol" w:hint="default"/>
      </w:rPr>
    </w:lvl>
    <w:lvl w:ilvl="7" w:tplc="042A0003" w:tentative="1">
      <w:start w:val="1"/>
      <w:numFmt w:val="bullet"/>
      <w:lvlText w:val="o"/>
      <w:lvlJc w:val="left"/>
      <w:pPr>
        <w:ind w:left="6042" w:hanging="360"/>
      </w:pPr>
      <w:rPr>
        <w:rFonts w:ascii="Courier New" w:hAnsi="Courier New" w:cs="Courier New" w:hint="default"/>
      </w:rPr>
    </w:lvl>
    <w:lvl w:ilvl="8" w:tplc="042A0005" w:tentative="1">
      <w:start w:val="1"/>
      <w:numFmt w:val="bullet"/>
      <w:lvlText w:val=""/>
      <w:lvlJc w:val="left"/>
      <w:pPr>
        <w:ind w:left="6762" w:hanging="360"/>
      </w:pPr>
      <w:rPr>
        <w:rFonts w:ascii="Wingdings" w:hAnsi="Wingdings" w:hint="default"/>
      </w:rPr>
    </w:lvl>
  </w:abstractNum>
  <w:abstractNum w:abstractNumId="7">
    <w:nsid w:val="130E3B13"/>
    <w:multiLevelType w:val="hybridMultilevel"/>
    <w:tmpl w:val="19787648"/>
    <w:lvl w:ilvl="0" w:tplc="2E88A54E">
      <w:numFmt w:val="bullet"/>
      <w:lvlText w:val="-"/>
      <w:lvlJc w:val="left"/>
      <w:pPr>
        <w:ind w:left="825" w:hanging="360"/>
      </w:pPr>
      <w:rPr>
        <w:rFonts w:ascii="Calibri" w:eastAsia="Calibri" w:hAnsi="Calibri" w:cs="Calibri" w:hint="default"/>
        <w:w w:val="100"/>
        <w:sz w:val="28"/>
        <w:szCs w:val="28"/>
        <w:lang w:val="en-GB" w:eastAsia="en-GB" w:bidi="en-GB"/>
      </w:rPr>
    </w:lvl>
    <w:lvl w:ilvl="1" w:tplc="4D447ACC">
      <w:numFmt w:val="bullet"/>
      <w:lvlText w:val="•"/>
      <w:lvlJc w:val="left"/>
      <w:pPr>
        <w:ind w:left="1404" w:hanging="360"/>
      </w:pPr>
      <w:rPr>
        <w:rFonts w:hint="default"/>
        <w:lang w:val="en-GB" w:eastAsia="en-GB" w:bidi="en-GB"/>
      </w:rPr>
    </w:lvl>
    <w:lvl w:ilvl="2" w:tplc="572473CE">
      <w:numFmt w:val="bullet"/>
      <w:lvlText w:val="•"/>
      <w:lvlJc w:val="left"/>
      <w:pPr>
        <w:ind w:left="1989" w:hanging="360"/>
      </w:pPr>
      <w:rPr>
        <w:rFonts w:hint="default"/>
        <w:lang w:val="en-GB" w:eastAsia="en-GB" w:bidi="en-GB"/>
      </w:rPr>
    </w:lvl>
    <w:lvl w:ilvl="3" w:tplc="372858A8">
      <w:numFmt w:val="bullet"/>
      <w:lvlText w:val="•"/>
      <w:lvlJc w:val="left"/>
      <w:pPr>
        <w:ind w:left="2574" w:hanging="360"/>
      </w:pPr>
      <w:rPr>
        <w:rFonts w:hint="default"/>
        <w:lang w:val="en-GB" w:eastAsia="en-GB" w:bidi="en-GB"/>
      </w:rPr>
    </w:lvl>
    <w:lvl w:ilvl="4" w:tplc="92429AB4">
      <w:numFmt w:val="bullet"/>
      <w:lvlText w:val="•"/>
      <w:lvlJc w:val="left"/>
      <w:pPr>
        <w:ind w:left="3159" w:hanging="360"/>
      </w:pPr>
      <w:rPr>
        <w:rFonts w:hint="default"/>
        <w:lang w:val="en-GB" w:eastAsia="en-GB" w:bidi="en-GB"/>
      </w:rPr>
    </w:lvl>
    <w:lvl w:ilvl="5" w:tplc="6080828C">
      <w:numFmt w:val="bullet"/>
      <w:lvlText w:val="•"/>
      <w:lvlJc w:val="left"/>
      <w:pPr>
        <w:ind w:left="3744" w:hanging="360"/>
      </w:pPr>
      <w:rPr>
        <w:rFonts w:hint="default"/>
        <w:lang w:val="en-GB" w:eastAsia="en-GB" w:bidi="en-GB"/>
      </w:rPr>
    </w:lvl>
    <w:lvl w:ilvl="6" w:tplc="CFFE0352">
      <w:numFmt w:val="bullet"/>
      <w:lvlText w:val="•"/>
      <w:lvlJc w:val="left"/>
      <w:pPr>
        <w:ind w:left="4328" w:hanging="360"/>
      </w:pPr>
      <w:rPr>
        <w:rFonts w:hint="default"/>
        <w:lang w:val="en-GB" w:eastAsia="en-GB" w:bidi="en-GB"/>
      </w:rPr>
    </w:lvl>
    <w:lvl w:ilvl="7" w:tplc="DEDC57F0">
      <w:numFmt w:val="bullet"/>
      <w:lvlText w:val="•"/>
      <w:lvlJc w:val="left"/>
      <w:pPr>
        <w:ind w:left="4913" w:hanging="360"/>
      </w:pPr>
      <w:rPr>
        <w:rFonts w:hint="default"/>
        <w:lang w:val="en-GB" w:eastAsia="en-GB" w:bidi="en-GB"/>
      </w:rPr>
    </w:lvl>
    <w:lvl w:ilvl="8" w:tplc="F0ACAE80">
      <w:numFmt w:val="bullet"/>
      <w:lvlText w:val="•"/>
      <w:lvlJc w:val="left"/>
      <w:pPr>
        <w:ind w:left="5498" w:hanging="360"/>
      </w:pPr>
      <w:rPr>
        <w:rFonts w:hint="default"/>
        <w:lang w:val="en-GB" w:eastAsia="en-GB" w:bidi="en-GB"/>
      </w:rPr>
    </w:lvl>
  </w:abstractNum>
  <w:abstractNum w:abstractNumId="8">
    <w:nsid w:val="14DD1B33"/>
    <w:multiLevelType w:val="hybridMultilevel"/>
    <w:tmpl w:val="5A4CABDA"/>
    <w:lvl w:ilvl="0" w:tplc="34E8F7C4">
      <w:start w:val="1"/>
      <w:numFmt w:val="lowerLetter"/>
      <w:lvlText w:val="%1)"/>
      <w:lvlJc w:val="left"/>
      <w:pPr>
        <w:ind w:left="570" w:hanging="288"/>
      </w:pPr>
      <w:rPr>
        <w:rFonts w:ascii="Times New Roman" w:eastAsia="Times New Roman" w:hAnsi="Times New Roman" w:cs="Times New Roman" w:hint="default"/>
        <w:w w:val="100"/>
        <w:sz w:val="28"/>
        <w:szCs w:val="28"/>
        <w:lang w:val="en-GB" w:eastAsia="en-GB" w:bidi="en-GB"/>
      </w:rPr>
    </w:lvl>
    <w:lvl w:ilvl="1" w:tplc="DB7CCB28">
      <w:numFmt w:val="bullet"/>
      <w:lvlText w:val=""/>
      <w:lvlJc w:val="left"/>
      <w:pPr>
        <w:ind w:left="1002" w:hanging="360"/>
      </w:pPr>
      <w:rPr>
        <w:rFonts w:ascii="Wingdings" w:eastAsia="Wingdings" w:hAnsi="Wingdings" w:cs="Wingdings" w:hint="default"/>
        <w:w w:val="100"/>
        <w:sz w:val="28"/>
        <w:szCs w:val="28"/>
        <w:lang w:val="en-GB" w:eastAsia="en-GB" w:bidi="en-GB"/>
      </w:rPr>
    </w:lvl>
    <w:lvl w:ilvl="2" w:tplc="340071C6">
      <w:numFmt w:val="bullet"/>
      <w:lvlText w:val="•"/>
      <w:lvlJc w:val="left"/>
      <w:pPr>
        <w:ind w:left="2091" w:hanging="360"/>
      </w:pPr>
      <w:rPr>
        <w:rFonts w:hint="default"/>
        <w:lang w:val="en-GB" w:eastAsia="en-GB" w:bidi="en-GB"/>
      </w:rPr>
    </w:lvl>
    <w:lvl w:ilvl="3" w:tplc="486A9594">
      <w:numFmt w:val="bullet"/>
      <w:lvlText w:val="•"/>
      <w:lvlJc w:val="left"/>
      <w:pPr>
        <w:ind w:left="3182" w:hanging="360"/>
      </w:pPr>
      <w:rPr>
        <w:rFonts w:hint="default"/>
        <w:lang w:val="en-GB" w:eastAsia="en-GB" w:bidi="en-GB"/>
      </w:rPr>
    </w:lvl>
    <w:lvl w:ilvl="4" w:tplc="EB94494A">
      <w:numFmt w:val="bullet"/>
      <w:lvlText w:val="•"/>
      <w:lvlJc w:val="left"/>
      <w:pPr>
        <w:ind w:left="4273" w:hanging="360"/>
      </w:pPr>
      <w:rPr>
        <w:rFonts w:hint="default"/>
        <w:lang w:val="en-GB" w:eastAsia="en-GB" w:bidi="en-GB"/>
      </w:rPr>
    </w:lvl>
    <w:lvl w:ilvl="5" w:tplc="F2DA402E">
      <w:numFmt w:val="bullet"/>
      <w:lvlText w:val="•"/>
      <w:lvlJc w:val="left"/>
      <w:pPr>
        <w:ind w:left="5364" w:hanging="360"/>
      </w:pPr>
      <w:rPr>
        <w:rFonts w:hint="default"/>
        <w:lang w:val="en-GB" w:eastAsia="en-GB" w:bidi="en-GB"/>
      </w:rPr>
    </w:lvl>
    <w:lvl w:ilvl="6" w:tplc="9222C22A">
      <w:numFmt w:val="bullet"/>
      <w:lvlText w:val="•"/>
      <w:lvlJc w:val="left"/>
      <w:pPr>
        <w:ind w:left="6455" w:hanging="360"/>
      </w:pPr>
      <w:rPr>
        <w:rFonts w:hint="default"/>
        <w:lang w:val="en-GB" w:eastAsia="en-GB" w:bidi="en-GB"/>
      </w:rPr>
    </w:lvl>
    <w:lvl w:ilvl="7" w:tplc="4528765A">
      <w:numFmt w:val="bullet"/>
      <w:lvlText w:val="•"/>
      <w:lvlJc w:val="left"/>
      <w:pPr>
        <w:ind w:left="7546" w:hanging="360"/>
      </w:pPr>
      <w:rPr>
        <w:rFonts w:hint="default"/>
        <w:lang w:val="en-GB" w:eastAsia="en-GB" w:bidi="en-GB"/>
      </w:rPr>
    </w:lvl>
    <w:lvl w:ilvl="8" w:tplc="DEAAC382">
      <w:numFmt w:val="bullet"/>
      <w:lvlText w:val="•"/>
      <w:lvlJc w:val="left"/>
      <w:pPr>
        <w:ind w:left="8637" w:hanging="360"/>
      </w:pPr>
      <w:rPr>
        <w:rFonts w:hint="default"/>
        <w:lang w:val="en-GB" w:eastAsia="en-GB" w:bidi="en-GB"/>
      </w:rPr>
    </w:lvl>
  </w:abstractNum>
  <w:abstractNum w:abstractNumId="9">
    <w:nsid w:val="16742498"/>
    <w:multiLevelType w:val="hybridMultilevel"/>
    <w:tmpl w:val="039CE8CC"/>
    <w:lvl w:ilvl="0" w:tplc="86CCD9FA">
      <w:start w:val="1"/>
      <w:numFmt w:val="decimal"/>
      <w:lvlText w:val="%1."/>
      <w:lvlJc w:val="left"/>
      <w:pPr>
        <w:ind w:left="825" w:hanging="360"/>
      </w:pPr>
      <w:rPr>
        <w:rFonts w:ascii="Times New Roman" w:eastAsia="Times New Roman" w:hAnsi="Times New Roman" w:cs="Times New Roman" w:hint="default"/>
        <w:spacing w:val="0"/>
        <w:w w:val="100"/>
        <w:sz w:val="28"/>
        <w:szCs w:val="28"/>
        <w:lang w:val="en-GB" w:eastAsia="en-GB" w:bidi="en-GB"/>
      </w:rPr>
    </w:lvl>
    <w:lvl w:ilvl="1" w:tplc="F136593A">
      <w:numFmt w:val="bullet"/>
      <w:lvlText w:val="•"/>
      <w:lvlJc w:val="left"/>
      <w:pPr>
        <w:ind w:left="1404" w:hanging="360"/>
      </w:pPr>
      <w:rPr>
        <w:rFonts w:hint="default"/>
        <w:lang w:val="en-GB" w:eastAsia="en-GB" w:bidi="en-GB"/>
      </w:rPr>
    </w:lvl>
    <w:lvl w:ilvl="2" w:tplc="8FBC8A6C">
      <w:numFmt w:val="bullet"/>
      <w:lvlText w:val="•"/>
      <w:lvlJc w:val="left"/>
      <w:pPr>
        <w:ind w:left="1989" w:hanging="360"/>
      </w:pPr>
      <w:rPr>
        <w:rFonts w:hint="default"/>
        <w:lang w:val="en-GB" w:eastAsia="en-GB" w:bidi="en-GB"/>
      </w:rPr>
    </w:lvl>
    <w:lvl w:ilvl="3" w:tplc="BB0C50EC">
      <w:numFmt w:val="bullet"/>
      <w:lvlText w:val="•"/>
      <w:lvlJc w:val="left"/>
      <w:pPr>
        <w:ind w:left="2574" w:hanging="360"/>
      </w:pPr>
      <w:rPr>
        <w:rFonts w:hint="default"/>
        <w:lang w:val="en-GB" w:eastAsia="en-GB" w:bidi="en-GB"/>
      </w:rPr>
    </w:lvl>
    <w:lvl w:ilvl="4" w:tplc="BEDEC916">
      <w:numFmt w:val="bullet"/>
      <w:lvlText w:val="•"/>
      <w:lvlJc w:val="left"/>
      <w:pPr>
        <w:ind w:left="3159" w:hanging="360"/>
      </w:pPr>
      <w:rPr>
        <w:rFonts w:hint="default"/>
        <w:lang w:val="en-GB" w:eastAsia="en-GB" w:bidi="en-GB"/>
      </w:rPr>
    </w:lvl>
    <w:lvl w:ilvl="5" w:tplc="D7020D06">
      <w:numFmt w:val="bullet"/>
      <w:lvlText w:val="•"/>
      <w:lvlJc w:val="left"/>
      <w:pPr>
        <w:ind w:left="3744" w:hanging="360"/>
      </w:pPr>
      <w:rPr>
        <w:rFonts w:hint="default"/>
        <w:lang w:val="en-GB" w:eastAsia="en-GB" w:bidi="en-GB"/>
      </w:rPr>
    </w:lvl>
    <w:lvl w:ilvl="6" w:tplc="078E436A">
      <w:numFmt w:val="bullet"/>
      <w:lvlText w:val="•"/>
      <w:lvlJc w:val="left"/>
      <w:pPr>
        <w:ind w:left="4328" w:hanging="360"/>
      </w:pPr>
      <w:rPr>
        <w:rFonts w:hint="default"/>
        <w:lang w:val="en-GB" w:eastAsia="en-GB" w:bidi="en-GB"/>
      </w:rPr>
    </w:lvl>
    <w:lvl w:ilvl="7" w:tplc="BD3A1170">
      <w:numFmt w:val="bullet"/>
      <w:lvlText w:val="•"/>
      <w:lvlJc w:val="left"/>
      <w:pPr>
        <w:ind w:left="4913" w:hanging="360"/>
      </w:pPr>
      <w:rPr>
        <w:rFonts w:hint="default"/>
        <w:lang w:val="en-GB" w:eastAsia="en-GB" w:bidi="en-GB"/>
      </w:rPr>
    </w:lvl>
    <w:lvl w:ilvl="8" w:tplc="3A7AD0C6">
      <w:numFmt w:val="bullet"/>
      <w:lvlText w:val="•"/>
      <w:lvlJc w:val="left"/>
      <w:pPr>
        <w:ind w:left="5498" w:hanging="360"/>
      </w:pPr>
      <w:rPr>
        <w:rFonts w:hint="default"/>
        <w:lang w:val="en-GB" w:eastAsia="en-GB" w:bidi="en-GB"/>
      </w:rPr>
    </w:lvl>
  </w:abstractNum>
  <w:abstractNum w:abstractNumId="10">
    <w:nsid w:val="168F1116"/>
    <w:multiLevelType w:val="hybridMultilevel"/>
    <w:tmpl w:val="7DC43AF2"/>
    <w:lvl w:ilvl="0" w:tplc="D9588D5A">
      <w:start w:val="1"/>
      <w:numFmt w:val="decimal"/>
      <w:lvlText w:val="%1."/>
      <w:lvlJc w:val="left"/>
      <w:pPr>
        <w:ind w:left="825" w:hanging="360"/>
      </w:pPr>
      <w:rPr>
        <w:rFonts w:ascii="Times New Roman" w:eastAsia="Times New Roman" w:hAnsi="Times New Roman" w:cs="Times New Roman" w:hint="default"/>
        <w:spacing w:val="0"/>
        <w:w w:val="100"/>
        <w:sz w:val="28"/>
        <w:szCs w:val="28"/>
        <w:lang w:val="en-GB" w:eastAsia="en-GB" w:bidi="en-GB"/>
      </w:rPr>
    </w:lvl>
    <w:lvl w:ilvl="1" w:tplc="54247BE2">
      <w:numFmt w:val="bullet"/>
      <w:lvlText w:val="•"/>
      <w:lvlJc w:val="left"/>
      <w:pPr>
        <w:ind w:left="1404" w:hanging="360"/>
      </w:pPr>
      <w:rPr>
        <w:rFonts w:hint="default"/>
        <w:lang w:val="en-GB" w:eastAsia="en-GB" w:bidi="en-GB"/>
      </w:rPr>
    </w:lvl>
    <w:lvl w:ilvl="2" w:tplc="1A3255DC">
      <w:numFmt w:val="bullet"/>
      <w:lvlText w:val="•"/>
      <w:lvlJc w:val="left"/>
      <w:pPr>
        <w:ind w:left="1989" w:hanging="360"/>
      </w:pPr>
      <w:rPr>
        <w:rFonts w:hint="default"/>
        <w:lang w:val="en-GB" w:eastAsia="en-GB" w:bidi="en-GB"/>
      </w:rPr>
    </w:lvl>
    <w:lvl w:ilvl="3" w:tplc="7562AD68">
      <w:numFmt w:val="bullet"/>
      <w:lvlText w:val="•"/>
      <w:lvlJc w:val="left"/>
      <w:pPr>
        <w:ind w:left="2574" w:hanging="360"/>
      </w:pPr>
      <w:rPr>
        <w:rFonts w:hint="default"/>
        <w:lang w:val="en-GB" w:eastAsia="en-GB" w:bidi="en-GB"/>
      </w:rPr>
    </w:lvl>
    <w:lvl w:ilvl="4" w:tplc="1A6297E8">
      <w:numFmt w:val="bullet"/>
      <w:lvlText w:val="•"/>
      <w:lvlJc w:val="left"/>
      <w:pPr>
        <w:ind w:left="3159" w:hanging="360"/>
      </w:pPr>
      <w:rPr>
        <w:rFonts w:hint="default"/>
        <w:lang w:val="en-GB" w:eastAsia="en-GB" w:bidi="en-GB"/>
      </w:rPr>
    </w:lvl>
    <w:lvl w:ilvl="5" w:tplc="448AD25E">
      <w:numFmt w:val="bullet"/>
      <w:lvlText w:val="•"/>
      <w:lvlJc w:val="left"/>
      <w:pPr>
        <w:ind w:left="3744" w:hanging="360"/>
      </w:pPr>
      <w:rPr>
        <w:rFonts w:hint="default"/>
        <w:lang w:val="en-GB" w:eastAsia="en-GB" w:bidi="en-GB"/>
      </w:rPr>
    </w:lvl>
    <w:lvl w:ilvl="6" w:tplc="D6F89CD4">
      <w:numFmt w:val="bullet"/>
      <w:lvlText w:val="•"/>
      <w:lvlJc w:val="left"/>
      <w:pPr>
        <w:ind w:left="4328" w:hanging="360"/>
      </w:pPr>
      <w:rPr>
        <w:rFonts w:hint="default"/>
        <w:lang w:val="en-GB" w:eastAsia="en-GB" w:bidi="en-GB"/>
      </w:rPr>
    </w:lvl>
    <w:lvl w:ilvl="7" w:tplc="102268AA">
      <w:numFmt w:val="bullet"/>
      <w:lvlText w:val="•"/>
      <w:lvlJc w:val="left"/>
      <w:pPr>
        <w:ind w:left="4913" w:hanging="360"/>
      </w:pPr>
      <w:rPr>
        <w:rFonts w:hint="default"/>
        <w:lang w:val="en-GB" w:eastAsia="en-GB" w:bidi="en-GB"/>
      </w:rPr>
    </w:lvl>
    <w:lvl w:ilvl="8" w:tplc="A6FCB6BE">
      <w:numFmt w:val="bullet"/>
      <w:lvlText w:val="•"/>
      <w:lvlJc w:val="left"/>
      <w:pPr>
        <w:ind w:left="5498" w:hanging="360"/>
      </w:pPr>
      <w:rPr>
        <w:rFonts w:hint="default"/>
        <w:lang w:val="en-GB" w:eastAsia="en-GB" w:bidi="en-GB"/>
      </w:rPr>
    </w:lvl>
  </w:abstractNum>
  <w:abstractNum w:abstractNumId="11">
    <w:nsid w:val="1A097444"/>
    <w:multiLevelType w:val="hybridMultilevel"/>
    <w:tmpl w:val="46EEA4DA"/>
    <w:lvl w:ilvl="0" w:tplc="B5283804">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2">
    <w:nsid w:val="1D0C7E37"/>
    <w:multiLevelType w:val="hybridMultilevel"/>
    <w:tmpl w:val="05CE1DEC"/>
    <w:lvl w:ilvl="0" w:tplc="56D0BD70">
      <w:start w:val="1"/>
      <w:numFmt w:val="lowerLetter"/>
      <w:lvlText w:val="%1)"/>
      <w:lvlJc w:val="left"/>
      <w:pPr>
        <w:ind w:left="1545" w:hanging="360"/>
      </w:pPr>
      <w:rPr>
        <w:rFonts w:hint="default"/>
      </w:rPr>
    </w:lvl>
    <w:lvl w:ilvl="1" w:tplc="042A0019" w:tentative="1">
      <w:start w:val="1"/>
      <w:numFmt w:val="lowerLetter"/>
      <w:lvlText w:val="%2."/>
      <w:lvlJc w:val="left"/>
      <w:pPr>
        <w:ind w:left="2265" w:hanging="360"/>
      </w:pPr>
    </w:lvl>
    <w:lvl w:ilvl="2" w:tplc="042A001B" w:tentative="1">
      <w:start w:val="1"/>
      <w:numFmt w:val="lowerRoman"/>
      <w:lvlText w:val="%3."/>
      <w:lvlJc w:val="right"/>
      <w:pPr>
        <w:ind w:left="2985" w:hanging="180"/>
      </w:pPr>
    </w:lvl>
    <w:lvl w:ilvl="3" w:tplc="042A000F" w:tentative="1">
      <w:start w:val="1"/>
      <w:numFmt w:val="decimal"/>
      <w:lvlText w:val="%4."/>
      <w:lvlJc w:val="left"/>
      <w:pPr>
        <w:ind w:left="3705" w:hanging="360"/>
      </w:pPr>
    </w:lvl>
    <w:lvl w:ilvl="4" w:tplc="042A0019" w:tentative="1">
      <w:start w:val="1"/>
      <w:numFmt w:val="lowerLetter"/>
      <w:lvlText w:val="%5."/>
      <w:lvlJc w:val="left"/>
      <w:pPr>
        <w:ind w:left="4425" w:hanging="360"/>
      </w:pPr>
    </w:lvl>
    <w:lvl w:ilvl="5" w:tplc="042A001B" w:tentative="1">
      <w:start w:val="1"/>
      <w:numFmt w:val="lowerRoman"/>
      <w:lvlText w:val="%6."/>
      <w:lvlJc w:val="right"/>
      <w:pPr>
        <w:ind w:left="5145" w:hanging="180"/>
      </w:pPr>
    </w:lvl>
    <w:lvl w:ilvl="6" w:tplc="042A000F" w:tentative="1">
      <w:start w:val="1"/>
      <w:numFmt w:val="decimal"/>
      <w:lvlText w:val="%7."/>
      <w:lvlJc w:val="left"/>
      <w:pPr>
        <w:ind w:left="5865" w:hanging="360"/>
      </w:pPr>
    </w:lvl>
    <w:lvl w:ilvl="7" w:tplc="042A0019" w:tentative="1">
      <w:start w:val="1"/>
      <w:numFmt w:val="lowerLetter"/>
      <w:lvlText w:val="%8."/>
      <w:lvlJc w:val="left"/>
      <w:pPr>
        <w:ind w:left="6585" w:hanging="360"/>
      </w:pPr>
    </w:lvl>
    <w:lvl w:ilvl="8" w:tplc="042A001B" w:tentative="1">
      <w:start w:val="1"/>
      <w:numFmt w:val="lowerRoman"/>
      <w:lvlText w:val="%9."/>
      <w:lvlJc w:val="right"/>
      <w:pPr>
        <w:ind w:left="7305" w:hanging="180"/>
      </w:pPr>
    </w:lvl>
  </w:abstractNum>
  <w:abstractNum w:abstractNumId="13">
    <w:nsid w:val="22BD755B"/>
    <w:multiLevelType w:val="hybridMultilevel"/>
    <w:tmpl w:val="CD48FEA4"/>
    <w:lvl w:ilvl="0" w:tplc="1CB4AA88">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4">
    <w:nsid w:val="24463C0B"/>
    <w:multiLevelType w:val="hybridMultilevel"/>
    <w:tmpl w:val="1040DA98"/>
    <w:lvl w:ilvl="0" w:tplc="6F90832E">
      <w:start w:val="1"/>
      <w:numFmt w:val="decimal"/>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15">
    <w:nsid w:val="27B20CA8"/>
    <w:multiLevelType w:val="hybridMultilevel"/>
    <w:tmpl w:val="897A9E3A"/>
    <w:lvl w:ilvl="0" w:tplc="86A62090">
      <w:start w:val="1"/>
      <w:numFmt w:val="decimal"/>
      <w:lvlText w:val="%1."/>
      <w:lvlJc w:val="left"/>
      <w:pPr>
        <w:ind w:left="825" w:hanging="360"/>
      </w:pPr>
      <w:rPr>
        <w:rFonts w:ascii="Times New Roman" w:eastAsia="Times New Roman" w:hAnsi="Times New Roman" w:cs="Times New Roman" w:hint="default"/>
        <w:spacing w:val="0"/>
        <w:w w:val="100"/>
        <w:sz w:val="28"/>
        <w:szCs w:val="28"/>
        <w:lang w:val="en-GB" w:eastAsia="en-GB" w:bidi="en-GB"/>
      </w:rPr>
    </w:lvl>
    <w:lvl w:ilvl="1" w:tplc="9BACC1A4">
      <w:numFmt w:val="bullet"/>
      <w:lvlText w:val="•"/>
      <w:lvlJc w:val="left"/>
      <w:pPr>
        <w:ind w:left="1404" w:hanging="360"/>
      </w:pPr>
      <w:rPr>
        <w:rFonts w:hint="default"/>
        <w:lang w:val="en-GB" w:eastAsia="en-GB" w:bidi="en-GB"/>
      </w:rPr>
    </w:lvl>
    <w:lvl w:ilvl="2" w:tplc="5E184452">
      <w:numFmt w:val="bullet"/>
      <w:lvlText w:val="•"/>
      <w:lvlJc w:val="left"/>
      <w:pPr>
        <w:ind w:left="1989" w:hanging="360"/>
      </w:pPr>
      <w:rPr>
        <w:rFonts w:hint="default"/>
        <w:lang w:val="en-GB" w:eastAsia="en-GB" w:bidi="en-GB"/>
      </w:rPr>
    </w:lvl>
    <w:lvl w:ilvl="3" w:tplc="6C5A3AB2">
      <w:numFmt w:val="bullet"/>
      <w:lvlText w:val="•"/>
      <w:lvlJc w:val="left"/>
      <w:pPr>
        <w:ind w:left="2574" w:hanging="360"/>
      </w:pPr>
      <w:rPr>
        <w:rFonts w:hint="default"/>
        <w:lang w:val="en-GB" w:eastAsia="en-GB" w:bidi="en-GB"/>
      </w:rPr>
    </w:lvl>
    <w:lvl w:ilvl="4" w:tplc="25A801AA">
      <w:numFmt w:val="bullet"/>
      <w:lvlText w:val="•"/>
      <w:lvlJc w:val="left"/>
      <w:pPr>
        <w:ind w:left="3159" w:hanging="360"/>
      </w:pPr>
      <w:rPr>
        <w:rFonts w:hint="default"/>
        <w:lang w:val="en-GB" w:eastAsia="en-GB" w:bidi="en-GB"/>
      </w:rPr>
    </w:lvl>
    <w:lvl w:ilvl="5" w:tplc="37D07CF2">
      <w:numFmt w:val="bullet"/>
      <w:lvlText w:val="•"/>
      <w:lvlJc w:val="left"/>
      <w:pPr>
        <w:ind w:left="3744" w:hanging="360"/>
      </w:pPr>
      <w:rPr>
        <w:rFonts w:hint="default"/>
        <w:lang w:val="en-GB" w:eastAsia="en-GB" w:bidi="en-GB"/>
      </w:rPr>
    </w:lvl>
    <w:lvl w:ilvl="6" w:tplc="EEAE14E6">
      <w:numFmt w:val="bullet"/>
      <w:lvlText w:val="•"/>
      <w:lvlJc w:val="left"/>
      <w:pPr>
        <w:ind w:left="4328" w:hanging="360"/>
      </w:pPr>
      <w:rPr>
        <w:rFonts w:hint="default"/>
        <w:lang w:val="en-GB" w:eastAsia="en-GB" w:bidi="en-GB"/>
      </w:rPr>
    </w:lvl>
    <w:lvl w:ilvl="7" w:tplc="1EFE3AE6">
      <w:numFmt w:val="bullet"/>
      <w:lvlText w:val="•"/>
      <w:lvlJc w:val="left"/>
      <w:pPr>
        <w:ind w:left="4913" w:hanging="360"/>
      </w:pPr>
      <w:rPr>
        <w:rFonts w:hint="default"/>
        <w:lang w:val="en-GB" w:eastAsia="en-GB" w:bidi="en-GB"/>
      </w:rPr>
    </w:lvl>
    <w:lvl w:ilvl="8" w:tplc="D960BD4A">
      <w:numFmt w:val="bullet"/>
      <w:lvlText w:val="•"/>
      <w:lvlJc w:val="left"/>
      <w:pPr>
        <w:ind w:left="5498" w:hanging="360"/>
      </w:pPr>
      <w:rPr>
        <w:rFonts w:hint="default"/>
        <w:lang w:val="en-GB" w:eastAsia="en-GB" w:bidi="en-GB"/>
      </w:rPr>
    </w:lvl>
  </w:abstractNum>
  <w:abstractNum w:abstractNumId="16">
    <w:nsid w:val="2818503C"/>
    <w:multiLevelType w:val="hybridMultilevel"/>
    <w:tmpl w:val="141A7D4E"/>
    <w:lvl w:ilvl="0" w:tplc="6E60BFC8">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7">
    <w:nsid w:val="2A594014"/>
    <w:multiLevelType w:val="hybridMultilevel"/>
    <w:tmpl w:val="EB223F5E"/>
    <w:lvl w:ilvl="0" w:tplc="4EDCE2F4">
      <w:start w:val="1"/>
      <w:numFmt w:val="decimal"/>
      <w:lvlText w:val="%1."/>
      <w:lvlJc w:val="left"/>
      <w:pPr>
        <w:ind w:left="827" w:hanging="360"/>
      </w:pPr>
      <w:rPr>
        <w:rFonts w:ascii="Times New Roman" w:eastAsia="Times New Roman" w:hAnsi="Times New Roman" w:cs="Times New Roman" w:hint="default"/>
        <w:spacing w:val="0"/>
        <w:w w:val="100"/>
        <w:sz w:val="28"/>
        <w:szCs w:val="28"/>
        <w:lang w:val="en-GB" w:eastAsia="en-GB" w:bidi="en-GB"/>
      </w:rPr>
    </w:lvl>
    <w:lvl w:ilvl="1" w:tplc="485421C4">
      <w:numFmt w:val="bullet"/>
      <w:lvlText w:val="•"/>
      <w:lvlJc w:val="left"/>
      <w:pPr>
        <w:ind w:left="1413" w:hanging="360"/>
      </w:pPr>
      <w:rPr>
        <w:rFonts w:hint="default"/>
        <w:lang w:val="en-GB" w:eastAsia="en-GB" w:bidi="en-GB"/>
      </w:rPr>
    </w:lvl>
    <w:lvl w:ilvl="2" w:tplc="C24A3A8C">
      <w:numFmt w:val="bullet"/>
      <w:lvlText w:val="•"/>
      <w:lvlJc w:val="left"/>
      <w:pPr>
        <w:ind w:left="2007" w:hanging="360"/>
      </w:pPr>
      <w:rPr>
        <w:rFonts w:hint="default"/>
        <w:lang w:val="en-GB" w:eastAsia="en-GB" w:bidi="en-GB"/>
      </w:rPr>
    </w:lvl>
    <w:lvl w:ilvl="3" w:tplc="956CD992">
      <w:numFmt w:val="bullet"/>
      <w:lvlText w:val="•"/>
      <w:lvlJc w:val="left"/>
      <w:pPr>
        <w:ind w:left="2601" w:hanging="360"/>
      </w:pPr>
      <w:rPr>
        <w:rFonts w:hint="default"/>
        <w:lang w:val="en-GB" w:eastAsia="en-GB" w:bidi="en-GB"/>
      </w:rPr>
    </w:lvl>
    <w:lvl w:ilvl="4" w:tplc="713A3686">
      <w:numFmt w:val="bullet"/>
      <w:lvlText w:val="•"/>
      <w:lvlJc w:val="left"/>
      <w:pPr>
        <w:ind w:left="3195" w:hanging="360"/>
      </w:pPr>
      <w:rPr>
        <w:rFonts w:hint="default"/>
        <w:lang w:val="en-GB" w:eastAsia="en-GB" w:bidi="en-GB"/>
      </w:rPr>
    </w:lvl>
    <w:lvl w:ilvl="5" w:tplc="08AABF8C">
      <w:numFmt w:val="bullet"/>
      <w:lvlText w:val="•"/>
      <w:lvlJc w:val="left"/>
      <w:pPr>
        <w:ind w:left="3789" w:hanging="360"/>
      </w:pPr>
      <w:rPr>
        <w:rFonts w:hint="default"/>
        <w:lang w:val="en-GB" w:eastAsia="en-GB" w:bidi="en-GB"/>
      </w:rPr>
    </w:lvl>
    <w:lvl w:ilvl="6" w:tplc="E522CAAC">
      <w:numFmt w:val="bullet"/>
      <w:lvlText w:val="•"/>
      <w:lvlJc w:val="left"/>
      <w:pPr>
        <w:ind w:left="4383" w:hanging="360"/>
      </w:pPr>
      <w:rPr>
        <w:rFonts w:hint="default"/>
        <w:lang w:val="en-GB" w:eastAsia="en-GB" w:bidi="en-GB"/>
      </w:rPr>
    </w:lvl>
    <w:lvl w:ilvl="7" w:tplc="E15412DE">
      <w:numFmt w:val="bullet"/>
      <w:lvlText w:val="•"/>
      <w:lvlJc w:val="left"/>
      <w:pPr>
        <w:ind w:left="4977" w:hanging="360"/>
      </w:pPr>
      <w:rPr>
        <w:rFonts w:hint="default"/>
        <w:lang w:val="en-GB" w:eastAsia="en-GB" w:bidi="en-GB"/>
      </w:rPr>
    </w:lvl>
    <w:lvl w:ilvl="8" w:tplc="2AA0A04E">
      <w:numFmt w:val="bullet"/>
      <w:lvlText w:val="•"/>
      <w:lvlJc w:val="left"/>
      <w:pPr>
        <w:ind w:left="5571" w:hanging="360"/>
      </w:pPr>
      <w:rPr>
        <w:rFonts w:hint="default"/>
        <w:lang w:val="en-GB" w:eastAsia="en-GB" w:bidi="en-GB"/>
      </w:rPr>
    </w:lvl>
  </w:abstractNum>
  <w:abstractNum w:abstractNumId="18">
    <w:nsid w:val="2B8308E2"/>
    <w:multiLevelType w:val="hybridMultilevel"/>
    <w:tmpl w:val="CF268BC2"/>
    <w:lvl w:ilvl="0" w:tplc="2A601582">
      <w:numFmt w:val="bullet"/>
      <w:lvlText w:val="-"/>
      <w:lvlJc w:val="left"/>
      <w:pPr>
        <w:ind w:left="825" w:hanging="360"/>
      </w:pPr>
      <w:rPr>
        <w:rFonts w:ascii="Calibri" w:eastAsia="Calibri" w:hAnsi="Calibri" w:cs="Calibri" w:hint="default"/>
        <w:w w:val="100"/>
        <w:sz w:val="28"/>
        <w:szCs w:val="28"/>
        <w:lang w:val="en-GB" w:eastAsia="en-GB" w:bidi="en-GB"/>
      </w:rPr>
    </w:lvl>
    <w:lvl w:ilvl="1" w:tplc="9440E594">
      <w:numFmt w:val="bullet"/>
      <w:lvlText w:val="•"/>
      <w:lvlJc w:val="left"/>
      <w:pPr>
        <w:ind w:left="1404" w:hanging="360"/>
      </w:pPr>
      <w:rPr>
        <w:rFonts w:hint="default"/>
        <w:lang w:val="en-GB" w:eastAsia="en-GB" w:bidi="en-GB"/>
      </w:rPr>
    </w:lvl>
    <w:lvl w:ilvl="2" w:tplc="E3143460">
      <w:numFmt w:val="bullet"/>
      <w:lvlText w:val="•"/>
      <w:lvlJc w:val="left"/>
      <w:pPr>
        <w:ind w:left="1989" w:hanging="360"/>
      </w:pPr>
      <w:rPr>
        <w:rFonts w:hint="default"/>
        <w:lang w:val="en-GB" w:eastAsia="en-GB" w:bidi="en-GB"/>
      </w:rPr>
    </w:lvl>
    <w:lvl w:ilvl="3" w:tplc="AC1C405C">
      <w:numFmt w:val="bullet"/>
      <w:lvlText w:val="•"/>
      <w:lvlJc w:val="left"/>
      <w:pPr>
        <w:ind w:left="2574" w:hanging="360"/>
      </w:pPr>
      <w:rPr>
        <w:rFonts w:hint="default"/>
        <w:lang w:val="en-GB" w:eastAsia="en-GB" w:bidi="en-GB"/>
      </w:rPr>
    </w:lvl>
    <w:lvl w:ilvl="4" w:tplc="6E7037F8">
      <w:numFmt w:val="bullet"/>
      <w:lvlText w:val="•"/>
      <w:lvlJc w:val="left"/>
      <w:pPr>
        <w:ind w:left="3159" w:hanging="360"/>
      </w:pPr>
      <w:rPr>
        <w:rFonts w:hint="default"/>
        <w:lang w:val="en-GB" w:eastAsia="en-GB" w:bidi="en-GB"/>
      </w:rPr>
    </w:lvl>
    <w:lvl w:ilvl="5" w:tplc="6E5AE044">
      <w:numFmt w:val="bullet"/>
      <w:lvlText w:val="•"/>
      <w:lvlJc w:val="left"/>
      <w:pPr>
        <w:ind w:left="3744" w:hanging="360"/>
      </w:pPr>
      <w:rPr>
        <w:rFonts w:hint="default"/>
        <w:lang w:val="en-GB" w:eastAsia="en-GB" w:bidi="en-GB"/>
      </w:rPr>
    </w:lvl>
    <w:lvl w:ilvl="6" w:tplc="4B186982">
      <w:numFmt w:val="bullet"/>
      <w:lvlText w:val="•"/>
      <w:lvlJc w:val="left"/>
      <w:pPr>
        <w:ind w:left="4328" w:hanging="360"/>
      </w:pPr>
      <w:rPr>
        <w:rFonts w:hint="default"/>
        <w:lang w:val="en-GB" w:eastAsia="en-GB" w:bidi="en-GB"/>
      </w:rPr>
    </w:lvl>
    <w:lvl w:ilvl="7" w:tplc="FE5CA024">
      <w:numFmt w:val="bullet"/>
      <w:lvlText w:val="•"/>
      <w:lvlJc w:val="left"/>
      <w:pPr>
        <w:ind w:left="4913" w:hanging="360"/>
      </w:pPr>
      <w:rPr>
        <w:rFonts w:hint="default"/>
        <w:lang w:val="en-GB" w:eastAsia="en-GB" w:bidi="en-GB"/>
      </w:rPr>
    </w:lvl>
    <w:lvl w:ilvl="8" w:tplc="04022916">
      <w:numFmt w:val="bullet"/>
      <w:lvlText w:val="•"/>
      <w:lvlJc w:val="left"/>
      <w:pPr>
        <w:ind w:left="5498" w:hanging="360"/>
      </w:pPr>
      <w:rPr>
        <w:rFonts w:hint="default"/>
        <w:lang w:val="en-GB" w:eastAsia="en-GB" w:bidi="en-GB"/>
      </w:rPr>
    </w:lvl>
  </w:abstractNum>
  <w:abstractNum w:abstractNumId="19">
    <w:nsid w:val="2BDA0B4E"/>
    <w:multiLevelType w:val="hybridMultilevel"/>
    <w:tmpl w:val="D1D0BBC2"/>
    <w:lvl w:ilvl="0" w:tplc="21FAEFE6">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0">
    <w:nsid w:val="2D3336FC"/>
    <w:multiLevelType w:val="hybridMultilevel"/>
    <w:tmpl w:val="5BCE5130"/>
    <w:lvl w:ilvl="0" w:tplc="1D76A116">
      <w:start w:val="1"/>
      <w:numFmt w:val="upp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1">
    <w:nsid w:val="2E302844"/>
    <w:multiLevelType w:val="hybridMultilevel"/>
    <w:tmpl w:val="D45690B2"/>
    <w:lvl w:ilvl="0" w:tplc="766A1E84">
      <w:start w:val="1"/>
      <w:numFmt w:val="decimal"/>
      <w:lvlText w:val="%1."/>
      <w:lvlJc w:val="left"/>
      <w:pPr>
        <w:ind w:left="825" w:hanging="360"/>
      </w:pPr>
      <w:rPr>
        <w:rFonts w:ascii="Times New Roman" w:eastAsia="Times New Roman" w:hAnsi="Times New Roman" w:cs="Times New Roman" w:hint="default"/>
        <w:spacing w:val="0"/>
        <w:w w:val="100"/>
        <w:sz w:val="28"/>
        <w:szCs w:val="28"/>
        <w:lang w:val="en-GB" w:eastAsia="en-GB" w:bidi="en-GB"/>
      </w:rPr>
    </w:lvl>
    <w:lvl w:ilvl="1" w:tplc="1980A1FC">
      <w:numFmt w:val="bullet"/>
      <w:lvlText w:val="•"/>
      <w:lvlJc w:val="left"/>
      <w:pPr>
        <w:ind w:left="1404" w:hanging="360"/>
      </w:pPr>
      <w:rPr>
        <w:rFonts w:hint="default"/>
        <w:lang w:val="en-GB" w:eastAsia="en-GB" w:bidi="en-GB"/>
      </w:rPr>
    </w:lvl>
    <w:lvl w:ilvl="2" w:tplc="DA0697BC">
      <w:numFmt w:val="bullet"/>
      <w:lvlText w:val="•"/>
      <w:lvlJc w:val="left"/>
      <w:pPr>
        <w:ind w:left="1989" w:hanging="360"/>
      </w:pPr>
      <w:rPr>
        <w:rFonts w:hint="default"/>
        <w:lang w:val="en-GB" w:eastAsia="en-GB" w:bidi="en-GB"/>
      </w:rPr>
    </w:lvl>
    <w:lvl w:ilvl="3" w:tplc="978AFADE">
      <w:numFmt w:val="bullet"/>
      <w:lvlText w:val="•"/>
      <w:lvlJc w:val="left"/>
      <w:pPr>
        <w:ind w:left="2574" w:hanging="360"/>
      </w:pPr>
      <w:rPr>
        <w:rFonts w:hint="default"/>
        <w:lang w:val="en-GB" w:eastAsia="en-GB" w:bidi="en-GB"/>
      </w:rPr>
    </w:lvl>
    <w:lvl w:ilvl="4" w:tplc="ABAC6E74">
      <w:numFmt w:val="bullet"/>
      <w:lvlText w:val="•"/>
      <w:lvlJc w:val="left"/>
      <w:pPr>
        <w:ind w:left="3159" w:hanging="360"/>
      </w:pPr>
      <w:rPr>
        <w:rFonts w:hint="default"/>
        <w:lang w:val="en-GB" w:eastAsia="en-GB" w:bidi="en-GB"/>
      </w:rPr>
    </w:lvl>
    <w:lvl w:ilvl="5" w:tplc="E6E80D8E">
      <w:numFmt w:val="bullet"/>
      <w:lvlText w:val="•"/>
      <w:lvlJc w:val="left"/>
      <w:pPr>
        <w:ind w:left="3744" w:hanging="360"/>
      </w:pPr>
      <w:rPr>
        <w:rFonts w:hint="default"/>
        <w:lang w:val="en-GB" w:eastAsia="en-GB" w:bidi="en-GB"/>
      </w:rPr>
    </w:lvl>
    <w:lvl w:ilvl="6" w:tplc="6A2ECDCC">
      <w:numFmt w:val="bullet"/>
      <w:lvlText w:val="•"/>
      <w:lvlJc w:val="left"/>
      <w:pPr>
        <w:ind w:left="4328" w:hanging="360"/>
      </w:pPr>
      <w:rPr>
        <w:rFonts w:hint="default"/>
        <w:lang w:val="en-GB" w:eastAsia="en-GB" w:bidi="en-GB"/>
      </w:rPr>
    </w:lvl>
    <w:lvl w:ilvl="7" w:tplc="B26C4512">
      <w:numFmt w:val="bullet"/>
      <w:lvlText w:val="•"/>
      <w:lvlJc w:val="left"/>
      <w:pPr>
        <w:ind w:left="4913" w:hanging="360"/>
      </w:pPr>
      <w:rPr>
        <w:rFonts w:hint="default"/>
        <w:lang w:val="en-GB" w:eastAsia="en-GB" w:bidi="en-GB"/>
      </w:rPr>
    </w:lvl>
    <w:lvl w:ilvl="8" w:tplc="33A21A02">
      <w:numFmt w:val="bullet"/>
      <w:lvlText w:val="•"/>
      <w:lvlJc w:val="left"/>
      <w:pPr>
        <w:ind w:left="5498" w:hanging="360"/>
      </w:pPr>
      <w:rPr>
        <w:rFonts w:hint="default"/>
        <w:lang w:val="en-GB" w:eastAsia="en-GB" w:bidi="en-GB"/>
      </w:rPr>
    </w:lvl>
  </w:abstractNum>
  <w:abstractNum w:abstractNumId="22">
    <w:nsid w:val="35A24FBD"/>
    <w:multiLevelType w:val="multilevel"/>
    <w:tmpl w:val="AF224E6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3">
    <w:nsid w:val="38710557"/>
    <w:multiLevelType w:val="hybridMultilevel"/>
    <w:tmpl w:val="2FFA0BD4"/>
    <w:lvl w:ilvl="0" w:tplc="1774445C">
      <w:numFmt w:val="bullet"/>
      <w:lvlText w:val="-"/>
      <w:lvlJc w:val="left"/>
      <w:pPr>
        <w:ind w:left="825" w:hanging="360"/>
      </w:pPr>
      <w:rPr>
        <w:rFonts w:ascii="Calibri" w:eastAsia="Calibri" w:hAnsi="Calibri" w:cs="Calibri" w:hint="default"/>
        <w:w w:val="100"/>
        <w:sz w:val="28"/>
        <w:szCs w:val="28"/>
        <w:lang w:val="en-GB" w:eastAsia="en-GB" w:bidi="en-GB"/>
      </w:rPr>
    </w:lvl>
    <w:lvl w:ilvl="1" w:tplc="E75AEF4E">
      <w:numFmt w:val="bullet"/>
      <w:lvlText w:val="•"/>
      <w:lvlJc w:val="left"/>
      <w:pPr>
        <w:ind w:left="1404" w:hanging="360"/>
      </w:pPr>
      <w:rPr>
        <w:rFonts w:hint="default"/>
        <w:lang w:val="en-GB" w:eastAsia="en-GB" w:bidi="en-GB"/>
      </w:rPr>
    </w:lvl>
    <w:lvl w:ilvl="2" w:tplc="1B5AA650">
      <w:numFmt w:val="bullet"/>
      <w:lvlText w:val="•"/>
      <w:lvlJc w:val="left"/>
      <w:pPr>
        <w:ind w:left="1989" w:hanging="360"/>
      </w:pPr>
      <w:rPr>
        <w:rFonts w:hint="default"/>
        <w:lang w:val="en-GB" w:eastAsia="en-GB" w:bidi="en-GB"/>
      </w:rPr>
    </w:lvl>
    <w:lvl w:ilvl="3" w:tplc="EBF85192">
      <w:numFmt w:val="bullet"/>
      <w:lvlText w:val="•"/>
      <w:lvlJc w:val="left"/>
      <w:pPr>
        <w:ind w:left="2574" w:hanging="360"/>
      </w:pPr>
      <w:rPr>
        <w:rFonts w:hint="default"/>
        <w:lang w:val="en-GB" w:eastAsia="en-GB" w:bidi="en-GB"/>
      </w:rPr>
    </w:lvl>
    <w:lvl w:ilvl="4" w:tplc="C658D0C6">
      <w:numFmt w:val="bullet"/>
      <w:lvlText w:val="•"/>
      <w:lvlJc w:val="left"/>
      <w:pPr>
        <w:ind w:left="3159" w:hanging="360"/>
      </w:pPr>
      <w:rPr>
        <w:rFonts w:hint="default"/>
        <w:lang w:val="en-GB" w:eastAsia="en-GB" w:bidi="en-GB"/>
      </w:rPr>
    </w:lvl>
    <w:lvl w:ilvl="5" w:tplc="BCB052E6">
      <w:numFmt w:val="bullet"/>
      <w:lvlText w:val="•"/>
      <w:lvlJc w:val="left"/>
      <w:pPr>
        <w:ind w:left="3744" w:hanging="360"/>
      </w:pPr>
      <w:rPr>
        <w:rFonts w:hint="default"/>
        <w:lang w:val="en-GB" w:eastAsia="en-GB" w:bidi="en-GB"/>
      </w:rPr>
    </w:lvl>
    <w:lvl w:ilvl="6" w:tplc="9B28BA2A">
      <w:numFmt w:val="bullet"/>
      <w:lvlText w:val="•"/>
      <w:lvlJc w:val="left"/>
      <w:pPr>
        <w:ind w:left="4328" w:hanging="360"/>
      </w:pPr>
      <w:rPr>
        <w:rFonts w:hint="default"/>
        <w:lang w:val="en-GB" w:eastAsia="en-GB" w:bidi="en-GB"/>
      </w:rPr>
    </w:lvl>
    <w:lvl w:ilvl="7" w:tplc="70721DC4">
      <w:numFmt w:val="bullet"/>
      <w:lvlText w:val="•"/>
      <w:lvlJc w:val="left"/>
      <w:pPr>
        <w:ind w:left="4913" w:hanging="360"/>
      </w:pPr>
      <w:rPr>
        <w:rFonts w:hint="default"/>
        <w:lang w:val="en-GB" w:eastAsia="en-GB" w:bidi="en-GB"/>
      </w:rPr>
    </w:lvl>
    <w:lvl w:ilvl="8" w:tplc="73504BA4">
      <w:numFmt w:val="bullet"/>
      <w:lvlText w:val="•"/>
      <w:lvlJc w:val="left"/>
      <w:pPr>
        <w:ind w:left="5498" w:hanging="360"/>
      </w:pPr>
      <w:rPr>
        <w:rFonts w:hint="default"/>
        <w:lang w:val="en-GB" w:eastAsia="en-GB" w:bidi="en-GB"/>
      </w:rPr>
    </w:lvl>
  </w:abstractNum>
  <w:abstractNum w:abstractNumId="24">
    <w:nsid w:val="39343946"/>
    <w:multiLevelType w:val="hybridMultilevel"/>
    <w:tmpl w:val="EF1EFA60"/>
    <w:lvl w:ilvl="0" w:tplc="FA4CED88">
      <w:start w:val="1"/>
      <w:numFmt w:val="decimal"/>
      <w:lvlText w:val="%1."/>
      <w:lvlJc w:val="left"/>
      <w:pPr>
        <w:ind w:left="825" w:hanging="360"/>
      </w:pPr>
      <w:rPr>
        <w:rFonts w:ascii="Times New Roman" w:eastAsia="Times New Roman" w:hAnsi="Times New Roman" w:cs="Times New Roman" w:hint="default"/>
        <w:spacing w:val="0"/>
        <w:w w:val="100"/>
        <w:sz w:val="28"/>
        <w:szCs w:val="28"/>
        <w:lang w:val="en-GB" w:eastAsia="en-GB" w:bidi="en-GB"/>
      </w:rPr>
    </w:lvl>
    <w:lvl w:ilvl="1" w:tplc="14E63DA6">
      <w:numFmt w:val="bullet"/>
      <w:lvlText w:val="•"/>
      <w:lvlJc w:val="left"/>
      <w:pPr>
        <w:ind w:left="1404" w:hanging="360"/>
      </w:pPr>
      <w:rPr>
        <w:rFonts w:hint="default"/>
        <w:lang w:val="en-GB" w:eastAsia="en-GB" w:bidi="en-GB"/>
      </w:rPr>
    </w:lvl>
    <w:lvl w:ilvl="2" w:tplc="81AC1C00">
      <w:numFmt w:val="bullet"/>
      <w:lvlText w:val="•"/>
      <w:lvlJc w:val="left"/>
      <w:pPr>
        <w:ind w:left="1989" w:hanging="360"/>
      </w:pPr>
      <w:rPr>
        <w:rFonts w:hint="default"/>
        <w:lang w:val="en-GB" w:eastAsia="en-GB" w:bidi="en-GB"/>
      </w:rPr>
    </w:lvl>
    <w:lvl w:ilvl="3" w:tplc="7D127D5C">
      <w:numFmt w:val="bullet"/>
      <w:lvlText w:val="•"/>
      <w:lvlJc w:val="left"/>
      <w:pPr>
        <w:ind w:left="2574" w:hanging="360"/>
      </w:pPr>
      <w:rPr>
        <w:rFonts w:hint="default"/>
        <w:lang w:val="en-GB" w:eastAsia="en-GB" w:bidi="en-GB"/>
      </w:rPr>
    </w:lvl>
    <w:lvl w:ilvl="4" w:tplc="D180CAEC">
      <w:numFmt w:val="bullet"/>
      <w:lvlText w:val="•"/>
      <w:lvlJc w:val="left"/>
      <w:pPr>
        <w:ind w:left="3159" w:hanging="360"/>
      </w:pPr>
      <w:rPr>
        <w:rFonts w:hint="default"/>
        <w:lang w:val="en-GB" w:eastAsia="en-GB" w:bidi="en-GB"/>
      </w:rPr>
    </w:lvl>
    <w:lvl w:ilvl="5" w:tplc="5A4CA1C0">
      <w:numFmt w:val="bullet"/>
      <w:lvlText w:val="•"/>
      <w:lvlJc w:val="left"/>
      <w:pPr>
        <w:ind w:left="3744" w:hanging="360"/>
      </w:pPr>
      <w:rPr>
        <w:rFonts w:hint="default"/>
        <w:lang w:val="en-GB" w:eastAsia="en-GB" w:bidi="en-GB"/>
      </w:rPr>
    </w:lvl>
    <w:lvl w:ilvl="6" w:tplc="EA460FAA">
      <w:numFmt w:val="bullet"/>
      <w:lvlText w:val="•"/>
      <w:lvlJc w:val="left"/>
      <w:pPr>
        <w:ind w:left="4328" w:hanging="360"/>
      </w:pPr>
      <w:rPr>
        <w:rFonts w:hint="default"/>
        <w:lang w:val="en-GB" w:eastAsia="en-GB" w:bidi="en-GB"/>
      </w:rPr>
    </w:lvl>
    <w:lvl w:ilvl="7" w:tplc="5958FAB2">
      <w:numFmt w:val="bullet"/>
      <w:lvlText w:val="•"/>
      <w:lvlJc w:val="left"/>
      <w:pPr>
        <w:ind w:left="4913" w:hanging="360"/>
      </w:pPr>
      <w:rPr>
        <w:rFonts w:hint="default"/>
        <w:lang w:val="en-GB" w:eastAsia="en-GB" w:bidi="en-GB"/>
      </w:rPr>
    </w:lvl>
    <w:lvl w:ilvl="8" w:tplc="41F0E1C6">
      <w:numFmt w:val="bullet"/>
      <w:lvlText w:val="•"/>
      <w:lvlJc w:val="left"/>
      <w:pPr>
        <w:ind w:left="5498" w:hanging="360"/>
      </w:pPr>
      <w:rPr>
        <w:rFonts w:hint="default"/>
        <w:lang w:val="en-GB" w:eastAsia="en-GB" w:bidi="en-GB"/>
      </w:rPr>
    </w:lvl>
  </w:abstractNum>
  <w:abstractNum w:abstractNumId="25">
    <w:nsid w:val="3A326134"/>
    <w:multiLevelType w:val="hybridMultilevel"/>
    <w:tmpl w:val="D2E43146"/>
    <w:lvl w:ilvl="0" w:tplc="385ED46C">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6">
    <w:nsid w:val="3FE326FA"/>
    <w:multiLevelType w:val="hybridMultilevel"/>
    <w:tmpl w:val="7C428B96"/>
    <w:lvl w:ilvl="0" w:tplc="87C4E8B8">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7">
    <w:nsid w:val="40DA2E06"/>
    <w:multiLevelType w:val="hybridMultilevel"/>
    <w:tmpl w:val="8E3288B2"/>
    <w:lvl w:ilvl="0" w:tplc="7040E390">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8">
    <w:nsid w:val="50575E0B"/>
    <w:multiLevelType w:val="hybridMultilevel"/>
    <w:tmpl w:val="C5FA91EA"/>
    <w:lvl w:ilvl="0" w:tplc="5C14D66E">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9">
    <w:nsid w:val="507617A3"/>
    <w:multiLevelType w:val="hybridMultilevel"/>
    <w:tmpl w:val="0866863C"/>
    <w:lvl w:ilvl="0" w:tplc="1578E186">
      <w:start w:val="1"/>
      <w:numFmt w:val="decimal"/>
      <w:lvlText w:val="%1."/>
      <w:lvlJc w:val="left"/>
      <w:pPr>
        <w:ind w:left="825" w:hanging="360"/>
      </w:pPr>
      <w:rPr>
        <w:rFonts w:ascii="Times New Roman" w:eastAsia="Times New Roman" w:hAnsi="Times New Roman" w:cs="Times New Roman" w:hint="default"/>
        <w:spacing w:val="0"/>
        <w:w w:val="100"/>
        <w:sz w:val="28"/>
        <w:szCs w:val="28"/>
        <w:lang w:val="en-GB" w:eastAsia="en-GB" w:bidi="en-GB"/>
      </w:rPr>
    </w:lvl>
    <w:lvl w:ilvl="1" w:tplc="700CF1FE">
      <w:numFmt w:val="bullet"/>
      <w:lvlText w:val="•"/>
      <w:lvlJc w:val="left"/>
      <w:pPr>
        <w:ind w:left="1404" w:hanging="360"/>
      </w:pPr>
      <w:rPr>
        <w:rFonts w:hint="default"/>
        <w:lang w:val="en-GB" w:eastAsia="en-GB" w:bidi="en-GB"/>
      </w:rPr>
    </w:lvl>
    <w:lvl w:ilvl="2" w:tplc="2D92ACBC">
      <w:numFmt w:val="bullet"/>
      <w:lvlText w:val="•"/>
      <w:lvlJc w:val="left"/>
      <w:pPr>
        <w:ind w:left="1989" w:hanging="360"/>
      </w:pPr>
      <w:rPr>
        <w:rFonts w:hint="default"/>
        <w:lang w:val="en-GB" w:eastAsia="en-GB" w:bidi="en-GB"/>
      </w:rPr>
    </w:lvl>
    <w:lvl w:ilvl="3" w:tplc="3F02BBBC">
      <w:numFmt w:val="bullet"/>
      <w:lvlText w:val="•"/>
      <w:lvlJc w:val="left"/>
      <w:pPr>
        <w:ind w:left="2574" w:hanging="360"/>
      </w:pPr>
      <w:rPr>
        <w:rFonts w:hint="default"/>
        <w:lang w:val="en-GB" w:eastAsia="en-GB" w:bidi="en-GB"/>
      </w:rPr>
    </w:lvl>
    <w:lvl w:ilvl="4" w:tplc="A9687136">
      <w:numFmt w:val="bullet"/>
      <w:lvlText w:val="•"/>
      <w:lvlJc w:val="left"/>
      <w:pPr>
        <w:ind w:left="3159" w:hanging="360"/>
      </w:pPr>
      <w:rPr>
        <w:rFonts w:hint="default"/>
        <w:lang w:val="en-GB" w:eastAsia="en-GB" w:bidi="en-GB"/>
      </w:rPr>
    </w:lvl>
    <w:lvl w:ilvl="5" w:tplc="90AE107E">
      <w:numFmt w:val="bullet"/>
      <w:lvlText w:val="•"/>
      <w:lvlJc w:val="left"/>
      <w:pPr>
        <w:ind w:left="3744" w:hanging="360"/>
      </w:pPr>
      <w:rPr>
        <w:rFonts w:hint="default"/>
        <w:lang w:val="en-GB" w:eastAsia="en-GB" w:bidi="en-GB"/>
      </w:rPr>
    </w:lvl>
    <w:lvl w:ilvl="6" w:tplc="F01854B0">
      <w:numFmt w:val="bullet"/>
      <w:lvlText w:val="•"/>
      <w:lvlJc w:val="left"/>
      <w:pPr>
        <w:ind w:left="4328" w:hanging="360"/>
      </w:pPr>
      <w:rPr>
        <w:rFonts w:hint="default"/>
        <w:lang w:val="en-GB" w:eastAsia="en-GB" w:bidi="en-GB"/>
      </w:rPr>
    </w:lvl>
    <w:lvl w:ilvl="7" w:tplc="7E761968">
      <w:numFmt w:val="bullet"/>
      <w:lvlText w:val="•"/>
      <w:lvlJc w:val="left"/>
      <w:pPr>
        <w:ind w:left="4913" w:hanging="360"/>
      </w:pPr>
      <w:rPr>
        <w:rFonts w:hint="default"/>
        <w:lang w:val="en-GB" w:eastAsia="en-GB" w:bidi="en-GB"/>
      </w:rPr>
    </w:lvl>
    <w:lvl w:ilvl="8" w:tplc="EF0C354E">
      <w:numFmt w:val="bullet"/>
      <w:lvlText w:val="•"/>
      <w:lvlJc w:val="left"/>
      <w:pPr>
        <w:ind w:left="5498" w:hanging="360"/>
      </w:pPr>
      <w:rPr>
        <w:rFonts w:hint="default"/>
        <w:lang w:val="en-GB" w:eastAsia="en-GB" w:bidi="en-GB"/>
      </w:rPr>
    </w:lvl>
  </w:abstractNum>
  <w:abstractNum w:abstractNumId="30">
    <w:nsid w:val="57883EA1"/>
    <w:multiLevelType w:val="hybridMultilevel"/>
    <w:tmpl w:val="390E1A5A"/>
    <w:lvl w:ilvl="0" w:tplc="276231A6">
      <w:start w:val="1"/>
      <w:numFmt w:val="upperLetter"/>
      <w:lvlText w:val="%1-"/>
      <w:lvlJc w:val="left"/>
      <w:pPr>
        <w:ind w:left="1185" w:hanging="360"/>
      </w:pPr>
      <w:rPr>
        <w:rFonts w:hint="default"/>
      </w:rPr>
    </w:lvl>
    <w:lvl w:ilvl="1" w:tplc="042A0019" w:tentative="1">
      <w:start w:val="1"/>
      <w:numFmt w:val="lowerLetter"/>
      <w:lvlText w:val="%2."/>
      <w:lvlJc w:val="left"/>
      <w:pPr>
        <w:ind w:left="1905" w:hanging="360"/>
      </w:pPr>
    </w:lvl>
    <w:lvl w:ilvl="2" w:tplc="042A001B" w:tentative="1">
      <w:start w:val="1"/>
      <w:numFmt w:val="lowerRoman"/>
      <w:lvlText w:val="%3."/>
      <w:lvlJc w:val="right"/>
      <w:pPr>
        <w:ind w:left="2625" w:hanging="180"/>
      </w:pPr>
    </w:lvl>
    <w:lvl w:ilvl="3" w:tplc="042A000F" w:tentative="1">
      <w:start w:val="1"/>
      <w:numFmt w:val="decimal"/>
      <w:lvlText w:val="%4."/>
      <w:lvlJc w:val="left"/>
      <w:pPr>
        <w:ind w:left="3345" w:hanging="360"/>
      </w:pPr>
    </w:lvl>
    <w:lvl w:ilvl="4" w:tplc="042A0019" w:tentative="1">
      <w:start w:val="1"/>
      <w:numFmt w:val="lowerLetter"/>
      <w:lvlText w:val="%5."/>
      <w:lvlJc w:val="left"/>
      <w:pPr>
        <w:ind w:left="4065" w:hanging="360"/>
      </w:pPr>
    </w:lvl>
    <w:lvl w:ilvl="5" w:tplc="042A001B" w:tentative="1">
      <w:start w:val="1"/>
      <w:numFmt w:val="lowerRoman"/>
      <w:lvlText w:val="%6."/>
      <w:lvlJc w:val="right"/>
      <w:pPr>
        <w:ind w:left="4785" w:hanging="180"/>
      </w:pPr>
    </w:lvl>
    <w:lvl w:ilvl="6" w:tplc="042A000F" w:tentative="1">
      <w:start w:val="1"/>
      <w:numFmt w:val="decimal"/>
      <w:lvlText w:val="%7."/>
      <w:lvlJc w:val="left"/>
      <w:pPr>
        <w:ind w:left="5505" w:hanging="360"/>
      </w:pPr>
    </w:lvl>
    <w:lvl w:ilvl="7" w:tplc="042A0019" w:tentative="1">
      <w:start w:val="1"/>
      <w:numFmt w:val="lowerLetter"/>
      <w:lvlText w:val="%8."/>
      <w:lvlJc w:val="left"/>
      <w:pPr>
        <w:ind w:left="6225" w:hanging="360"/>
      </w:pPr>
    </w:lvl>
    <w:lvl w:ilvl="8" w:tplc="042A001B" w:tentative="1">
      <w:start w:val="1"/>
      <w:numFmt w:val="lowerRoman"/>
      <w:lvlText w:val="%9."/>
      <w:lvlJc w:val="right"/>
      <w:pPr>
        <w:ind w:left="6945" w:hanging="180"/>
      </w:pPr>
    </w:lvl>
  </w:abstractNum>
  <w:abstractNum w:abstractNumId="31">
    <w:nsid w:val="57D02229"/>
    <w:multiLevelType w:val="hybridMultilevel"/>
    <w:tmpl w:val="89F4B840"/>
    <w:lvl w:ilvl="0" w:tplc="EC18D988">
      <w:start w:val="1"/>
      <w:numFmt w:val="decimal"/>
      <w:lvlText w:val="%1."/>
      <w:lvlJc w:val="left"/>
      <w:pPr>
        <w:ind w:left="825" w:hanging="360"/>
      </w:pPr>
      <w:rPr>
        <w:rFonts w:ascii="Times New Roman" w:eastAsia="Times New Roman" w:hAnsi="Times New Roman" w:cs="Times New Roman" w:hint="default"/>
        <w:spacing w:val="0"/>
        <w:w w:val="100"/>
        <w:sz w:val="28"/>
        <w:szCs w:val="28"/>
        <w:lang w:val="en-GB" w:eastAsia="en-GB" w:bidi="en-GB"/>
      </w:rPr>
    </w:lvl>
    <w:lvl w:ilvl="1" w:tplc="E5AED902">
      <w:numFmt w:val="bullet"/>
      <w:lvlText w:val="•"/>
      <w:lvlJc w:val="left"/>
      <w:pPr>
        <w:ind w:left="1404" w:hanging="360"/>
      </w:pPr>
      <w:rPr>
        <w:rFonts w:hint="default"/>
        <w:lang w:val="en-GB" w:eastAsia="en-GB" w:bidi="en-GB"/>
      </w:rPr>
    </w:lvl>
    <w:lvl w:ilvl="2" w:tplc="CE644DFE">
      <w:numFmt w:val="bullet"/>
      <w:lvlText w:val="•"/>
      <w:lvlJc w:val="left"/>
      <w:pPr>
        <w:ind w:left="1989" w:hanging="360"/>
      </w:pPr>
      <w:rPr>
        <w:rFonts w:hint="default"/>
        <w:lang w:val="en-GB" w:eastAsia="en-GB" w:bidi="en-GB"/>
      </w:rPr>
    </w:lvl>
    <w:lvl w:ilvl="3" w:tplc="6CE4EF84">
      <w:numFmt w:val="bullet"/>
      <w:lvlText w:val="•"/>
      <w:lvlJc w:val="left"/>
      <w:pPr>
        <w:ind w:left="2574" w:hanging="360"/>
      </w:pPr>
      <w:rPr>
        <w:rFonts w:hint="default"/>
        <w:lang w:val="en-GB" w:eastAsia="en-GB" w:bidi="en-GB"/>
      </w:rPr>
    </w:lvl>
    <w:lvl w:ilvl="4" w:tplc="42B0E15C">
      <w:numFmt w:val="bullet"/>
      <w:lvlText w:val="•"/>
      <w:lvlJc w:val="left"/>
      <w:pPr>
        <w:ind w:left="3159" w:hanging="360"/>
      </w:pPr>
      <w:rPr>
        <w:rFonts w:hint="default"/>
        <w:lang w:val="en-GB" w:eastAsia="en-GB" w:bidi="en-GB"/>
      </w:rPr>
    </w:lvl>
    <w:lvl w:ilvl="5" w:tplc="20CED91E">
      <w:numFmt w:val="bullet"/>
      <w:lvlText w:val="•"/>
      <w:lvlJc w:val="left"/>
      <w:pPr>
        <w:ind w:left="3744" w:hanging="360"/>
      </w:pPr>
      <w:rPr>
        <w:rFonts w:hint="default"/>
        <w:lang w:val="en-GB" w:eastAsia="en-GB" w:bidi="en-GB"/>
      </w:rPr>
    </w:lvl>
    <w:lvl w:ilvl="6" w:tplc="00CE303E">
      <w:numFmt w:val="bullet"/>
      <w:lvlText w:val="•"/>
      <w:lvlJc w:val="left"/>
      <w:pPr>
        <w:ind w:left="4328" w:hanging="360"/>
      </w:pPr>
      <w:rPr>
        <w:rFonts w:hint="default"/>
        <w:lang w:val="en-GB" w:eastAsia="en-GB" w:bidi="en-GB"/>
      </w:rPr>
    </w:lvl>
    <w:lvl w:ilvl="7" w:tplc="36B2B526">
      <w:numFmt w:val="bullet"/>
      <w:lvlText w:val="•"/>
      <w:lvlJc w:val="left"/>
      <w:pPr>
        <w:ind w:left="4913" w:hanging="360"/>
      </w:pPr>
      <w:rPr>
        <w:rFonts w:hint="default"/>
        <w:lang w:val="en-GB" w:eastAsia="en-GB" w:bidi="en-GB"/>
      </w:rPr>
    </w:lvl>
    <w:lvl w:ilvl="8" w:tplc="28861D8E">
      <w:numFmt w:val="bullet"/>
      <w:lvlText w:val="•"/>
      <w:lvlJc w:val="left"/>
      <w:pPr>
        <w:ind w:left="5498" w:hanging="360"/>
      </w:pPr>
      <w:rPr>
        <w:rFonts w:hint="default"/>
        <w:lang w:val="en-GB" w:eastAsia="en-GB" w:bidi="en-GB"/>
      </w:rPr>
    </w:lvl>
  </w:abstractNum>
  <w:abstractNum w:abstractNumId="32">
    <w:nsid w:val="5B311D85"/>
    <w:multiLevelType w:val="hybridMultilevel"/>
    <w:tmpl w:val="D5F83EBA"/>
    <w:lvl w:ilvl="0" w:tplc="391E9AE6">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D1413D5"/>
    <w:multiLevelType w:val="hybridMultilevel"/>
    <w:tmpl w:val="204A1B4A"/>
    <w:lvl w:ilvl="0" w:tplc="57665318">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4">
    <w:nsid w:val="622B589E"/>
    <w:multiLevelType w:val="multilevel"/>
    <w:tmpl w:val="F2C2A416"/>
    <w:lvl w:ilvl="0">
      <w:start w:val="1"/>
      <w:numFmt w:val="decimal"/>
      <w:lvlText w:val="%1"/>
      <w:lvlJc w:val="left"/>
      <w:pPr>
        <w:ind w:left="841" w:hanging="560"/>
        <w:jc w:val="left"/>
      </w:pPr>
      <w:rPr>
        <w:rFonts w:hint="default"/>
        <w:lang w:val="en-GB" w:eastAsia="en-GB" w:bidi="en-GB"/>
      </w:rPr>
    </w:lvl>
    <w:lvl w:ilvl="1">
      <w:start w:val="1"/>
      <w:numFmt w:val="decimal"/>
      <w:lvlText w:val="%1.%2"/>
      <w:lvlJc w:val="left"/>
      <w:pPr>
        <w:ind w:left="841" w:hanging="560"/>
        <w:jc w:val="left"/>
      </w:pPr>
      <w:rPr>
        <w:rFonts w:ascii="Times New Roman" w:eastAsia="Times New Roman" w:hAnsi="Times New Roman" w:cs="Times New Roman" w:hint="default"/>
        <w:w w:val="99"/>
        <w:sz w:val="32"/>
        <w:szCs w:val="32"/>
        <w:lang w:val="en-GB" w:eastAsia="en-GB" w:bidi="en-GB"/>
      </w:rPr>
    </w:lvl>
    <w:lvl w:ilvl="2">
      <w:numFmt w:val="bullet"/>
      <w:lvlText w:val=""/>
      <w:lvlJc w:val="left"/>
      <w:pPr>
        <w:ind w:left="1362" w:hanging="360"/>
      </w:pPr>
      <w:rPr>
        <w:rFonts w:ascii="Symbol" w:eastAsia="Symbol" w:hAnsi="Symbol" w:cs="Symbol" w:hint="default"/>
        <w:w w:val="100"/>
        <w:sz w:val="28"/>
        <w:szCs w:val="28"/>
        <w:lang w:val="en-GB" w:eastAsia="en-GB" w:bidi="en-GB"/>
      </w:rPr>
    </w:lvl>
    <w:lvl w:ilvl="3">
      <w:numFmt w:val="bullet"/>
      <w:lvlText w:val="•"/>
      <w:lvlJc w:val="left"/>
      <w:pPr>
        <w:ind w:left="3462" w:hanging="360"/>
      </w:pPr>
      <w:rPr>
        <w:rFonts w:hint="default"/>
        <w:lang w:val="en-GB" w:eastAsia="en-GB" w:bidi="en-GB"/>
      </w:rPr>
    </w:lvl>
    <w:lvl w:ilvl="4">
      <w:numFmt w:val="bullet"/>
      <w:lvlText w:val="•"/>
      <w:lvlJc w:val="left"/>
      <w:pPr>
        <w:ind w:left="4513" w:hanging="360"/>
      </w:pPr>
      <w:rPr>
        <w:rFonts w:hint="default"/>
        <w:lang w:val="en-GB" w:eastAsia="en-GB" w:bidi="en-GB"/>
      </w:rPr>
    </w:lvl>
    <w:lvl w:ilvl="5">
      <w:numFmt w:val="bullet"/>
      <w:lvlText w:val="•"/>
      <w:lvlJc w:val="left"/>
      <w:pPr>
        <w:ind w:left="5564" w:hanging="360"/>
      </w:pPr>
      <w:rPr>
        <w:rFonts w:hint="default"/>
        <w:lang w:val="en-GB" w:eastAsia="en-GB" w:bidi="en-GB"/>
      </w:rPr>
    </w:lvl>
    <w:lvl w:ilvl="6">
      <w:numFmt w:val="bullet"/>
      <w:lvlText w:val="•"/>
      <w:lvlJc w:val="left"/>
      <w:pPr>
        <w:ind w:left="6615" w:hanging="360"/>
      </w:pPr>
      <w:rPr>
        <w:rFonts w:hint="default"/>
        <w:lang w:val="en-GB" w:eastAsia="en-GB" w:bidi="en-GB"/>
      </w:rPr>
    </w:lvl>
    <w:lvl w:ilvl="7">
      <w:numFmt w:val="bullet"/>
      <w:lvlText w:val="•"/>
      <w:lvlJc w:val="left"/>
      <w:pPr>
        <w:ind w:left="7666" w:hanging="360"/>
      </w:pPr>
      <w:rPr>
        <w:rFonts w:hint="default"/>
        <w:lang w:val="en-GB" w:eastAsia="en-GB" w:bidi="en-GB"/>
      </w:rPr>
    </w:lvl>
    <w:lvl w:ilvl="8">
      <w:numFmt w:val="bullet"/>
      <w:lvlText w:val="•"/>
      <w:lvlJc w:val="left"/>
      <w:pPr>
        <w:ind w:left="8717" w:hanging="360"/>
      </w:pPr>
      <w:rPr>
        <w:rFonts w:hint="default"/>
        <w:lang w:val="en-GB" w:eastAsia="en-GB" w:bidi="en-GB"/>
      </w:rPr>
    </w:lvl>
  </w:abstractNum>
  <w:abstractNum w:abstractNumId="35">
    <w:nsid w:val="64640BB6"/>
    <w:multiLevelType w:val="hybridMultilevel"/>
    <w:tmpl w:val="B7D2989A"/>
    <w:lvl w:ilvl="0" w:tplc="DC88FD72">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6">
    <w:nsid w:val="686941D9"/>
    <w:multiLevelType w:val="hybridMultilevel"/>
    <w:tmpl w:val="918C2480"/>
    <w:lvl w:ilvl="0" w:tplc="C154434E">
      <w:start w:val="1"/>
      <w:numFmt w:val="lowerLetter"/>
      <w:lvlText w:val="%1)"/>
      <w:lvlJc w:val="left"/>
      <w:pPr>
        <w:ind w:left="1545" w:hanging="360"/>
      </w:pPr>
      <w:rPr>
        <w:rFonts w:hint="default"/>
      </w:rPr>
    </w:lvl>
    <w:lvl w:ilvl="1" w:tplc="042A0019" w:tentative="1">
      <w:start w:val="1"/>
      <w:numFmt w:val="lowerLetter"/>
      <w:lvlText w:val="%2."/>
      <w:lvlJc w:val="left"/>
      <w:pPr>
        <w:ind w:left="2265" w:hanging="360"/>
      </w:pPr>
    </w:lvl>
    <w:lvl w:ilvl="2" w:tplc="042A001B" w:tentative="1">
      <w:start w:val="1"/>
      <w:numFmt w:val="lowerRoman"/>
      <w:lvlText w:val="%3."/>
      <w:lvlJc w:val="right"/>
      <w:pPr>
        <w:ind w:left="2985" w:hanging="180"/>
      </w:pPr>
    </w:lvl>
    <w:lvl w:ilvl="3" w:tplc="042A000F" w:tentative="1">
      <w:start w:val="1"/>
      <w:numFmt w:val="decimal"/>
      <w:lvlText w:val="%4."/>
      <w:lvlJc w:val="left"/>
      <w:pPr>
        <w:ind w:left="3705" w:hanging="360"/>
      </w:pPr>
    </w:lvl>
    <w:lvl w:ilvl="4" w:tplc="042A0019" w:tentative="1">
      <w:start w:val="1"/>
      <w:numFmt w:val="lowerLetter"/>
      <w:lvlText w:val="%5."/>
      <w:lvlJc w:val="left"/>
      <w:pPr>
        <w:ind w:left="4425" w:hanging="360"/>
      </w:pPr>
    </w:lvl>
    <w:lvl w:ilvl="5" w:tplc="042A001B" w:tentative="1">
      <w:start w:val="1"/>
      <w:numFmt w:val="lowerRoman"/>
      <w:lvlText w:val="%6."/>
      <w:lvlJc w:val="right"/>
      <w:pPr>
        <w:ind w:left="5145" w:hanging="180"/>
      </w:pPr>
    </w:lvl>
    <w:lvl w:ilvl="6" w:tplc="042A000F" w:tentative="1">
      <w:start w:val="1"/>
      <w:numFmt w:val="decimal"/>
      <w:lvlText w:val="%7."/>
      <w:lvlJc w:val="left"/>
      <w:pPr>
        <w:ind w:left="5865" w:hanging="360"/>
      </w:pPr>
    </w:lvl>
    <w:lvl w:ilvl="7" w:tplc="042A0019" w:tentative="1">
      <w:start w:val="1"/>
      <w:numFmt w:val="lowerLetter"/>
      <w:lvlText w:val="%8."/>
      <w:lvlJc w:val="left"/>
      <w:pPr>
        <w:ind w:left="6585" w:hanging="360"/>
      </w:pPr>
    </w:lvl>
    <w:lvl w:ilvl="8" w:tplc="042A001B" w:tentative="1">
      <w:start w:val="1"/>
      <w:numFmt w:val="lowerRoman"/>
      <w:lvlText w:val="%9."/>
      <w:lvlJc w:val="right"/>
      <w:pPr>
        <w:ind w:left="7305" w:hanging="180"/>
      </w:pPr>
    </w:lvl>
  </w:abstractNum>
  <w:abstractNum w:abstractNumId="37">
    <w:nsid w:val="6AA622FF"/>
    <w:multiLevelType w:val="hybridMultilevel"/>
    <w:tmpl w:val="B15814BC"/>
    <w:lvl w:ilvl="0" w:tplc="C1882482">
      <w:start w:val="1"/>
      <w:numFmt w:val="decimal"/>
      <w:lvlText w:val="%1."/>
      <w:lvlJc w:val="left"/>
      <w:pPr>
        <w:ind w:left="827" w:hanging="360"/>
      </w:pPr>
      <w:rPr>
        <w:rFonts w:ascii="Times New Roman" w:eastAsia="Times New Roman" w:hAnsi="Times New Roman" w:cs="Times New Roman" w:hint="default"/>
        <w:spacing w:val="0"/>
        <w:w w:val="100"/>
        <w:sz w:val="28"/>
        <w:szCs w:val="28"/>
        <w:lang w:val="en-GB" w:eastAsia="en-GB" w:bidi="en-GB"/>
      </w:rPr>
    </w:lvl>
    <w:lvl w:ilvl="1" w:tplc="0F188B6E">
      <w:numFmt w:val="bullet"/>
      <w:lvlText w:val="•"/>
      <w:lvlJc w:val="left"/>
      <w:pPr>
        <w:ind w:left="1413" w:hanging="360"/>
      </w:pPr>
      <w:rPr>
        <w:rFonts w:hint="default"/>
        <w:lang w:val="en-GB" w:eastAsia="en-GB" w:bidi="en-GB"/>
      </w:rPr>
    </w:lvl>
    <w:lvl w:ilvl="2" w:tplc="8626E24C">
      <w:numFmt w:val="bullet"/>
      <w:lvlText w:val="•"/>
      <w:lvlJc w:val="left"/>
      <w:pPr>
        <w:ind w:left="2007" w:hanging="360"/>
      </w:pPr>
      <w:rPr>
        <w:rFonts w:hint="default"/>
        <w:lang w:val="en-GB" w:eastAsia="en-GB" w:bidi="en-GB"/>
      </w:rPr>
    </w:lvl>
    <w:lvl w:ilvl="3" w:tplc="400C92E8">
      <w:numFmt w:val="bullet"/>
      <w:lvlText w:val="•"/>
      <w:lvlJc w:val="left"/>
      <w:pPr>
        <w:ind w:left="2601" w:hanging="360"/>
      </w:pPr>
      <w:rPr>
        <w:rFonts w:hint="default"/>
        <w:lang w:val="en-GB" w:eastAsia="en-GB" w:bidi="en-GB"/>
      </w:rPr>
    </w:lvl>
    <w:lvl w:ilvl="4" w:tplc="643E1856">
      <w:numFmt w:val="bullet"/>
      <w:lvlText w:val="•"/>
      <w:lvlJc w:val="left"/>
      <w:pPr>
        <w:ind w:left="3195" w:hanging="360"/>
      </w:pPr>
      <w:rPr>
        <w:rFonts w:hint="default"/>
        <w:lang w:val="en-GB" w:eastAsia="en-GB" w:bidi="en-GB"/>
      </w:rPr>
    </w:lvl>
    <w:lvl w:ilvl="5" w:tplc="0B0AF6FA">
      <w:numFmt w:val="bullet"/>
      <w:lvlText w:val="•"/>
      <w:lvlJc w:val="left"/>
      <w:pPr>
        <w:ind w:left="3789" w:hanging="360"/>
      </w:pPr>
      <w:rPr>
        <w:rFonts w:hint="default"/>
        <w:lang w:val="en-GB" w:eastAsia="en-GB" w:bidi="en-GB"/>
      </w:rPr>
    </w:lvl>
    <w:lvl w:ilvl="6" w:tplc="5958EBBC">
      <w:numFmt w:val="bullet"/>
      <w:lvlText w:val="•"/>
      <w:lvlJc w:val="left"/>
      <w:pPr>
        <w:ind w:left="4383" w:hanging="360"/>
      </w:pPr>
      <w:rPr>
        <w:rFonts w:hint="default"/>
        <w:lang w:val="en-GB" w:eastAsia="en-GB" w:bidi="en-GB"/>
      </w:rPr>
    </w:lvl>
    <w:lvl w:ilvl="7" w:tplc="15FE0C96">
      <w:numFmt w:val="bullet"/>
      <w:lvlText w:val="•"/>
      <w:lvlJc w:val="left"/>
      <w:pPr>
        <w:ind w:left="4977" w:hanging="360"/>
      </w:pPr>
      <w:rPr>
        <w:rFonts w:hint="default"/>
        <w:lang w:val="en-GB" w:eastAsia="en-GB" w:bidi="en-GB"/>
      </w:rPr>
    </w:lvl>
    <w:lvl w:ilvl="8" w:tplc="25743A2E">
      <w:numFmt w:val="bullet"/>
      <w:lvlText w:val="•"/>
      <w:lvlJc w:val="left"/>
      <w:pPr>
        <w:ind w:left="5571" w:hanging="360"/>
      </w:pPr>
      <w:rPr>
        <w:rFonts w:hint="default"/>
        <w:lang w:val="en-GB" w:eastAsia="en-GB" w:bidi="en-GB"/>
      </w:rPr>
    </w:lvl>
  </w:abstractNum>
  <w:abstractNum w:abstractNumId="38">
    <w:nsid w:val="6BC23B28"/>
    <w:multiLevelType w:val="hybridMultilevel"/>
    <w:tmpl w:val="4510D7BA"/>
    <w:lvl w:ilvl="0" w:tplc="8D80CDF2">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9">
    <w:nsid w:val="6BF2644D"/>
    <w:multiLevelType w:val="hybridMultilevel"/>
    <w:tmpl w:val="36CCA700"/>
    <w:lvl w:ilvl="0" w:tplc="CB82C0D4">
      <w:start w:val="1"/>
      <w:numFmt w:val="decimal"/>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40">
    <w:nsid w:val="704F4494"/>
    <w:multiLevelType w:val="multilevel"/>
    <w:tmpl w:val="C5D40418"/>
    <w:lvl w:ilvl="0">
      <w:start w:val="2"/>
      <w:numFmt w:val="decimal"/>
      <w:lvlText w:val="%1"/>
      <w:lvlJc w:val="left"/>
      <w:pPr>
        <w:ind w:left="841" w:hanging="560"/>
      </w:pPr>
      <w:rPr>
        <w:rFonts w:hint="default"/>
        <w:lang w:val="en-GB" w:eastAsia="en-GB" w:bidi="en-GB"/>
      </w:rPr>
    </w:lvl>
    <w:lvl w:ilvl="1">
      <w:start w:val="1"/>
      <w:numFmt w:val="decimal"/>
      <w:lvlText w:val="%1.%2"/>
      <w:lvlJc w:val="left"/>
      <w:pPr>
        <w:ind w:left="841" w:hanging="560"/>
      </w:pPr>
      <w:rPr>
        <w:rFonts w:ascii="Times New Roman" w:eastAsia="Times New Roman" w:hAnsi="Times New Roman" w:cs="Times New Roman" w:hint="default"/>
        <w:w w:val="99"/>
        <w:sz w:val="32"/>
        <w:szCs w:val="32"/>
        <w:lang w:val="en-GB" w:eastAsia="en-GB" w:bidi="en-GB"/>
      </w:rPr>
    </w:lvl>
    <w:lvl w:ilvl="2">
      <w:start w:val="1"/>
      <w:numFmt w:val="decimal"/>
      <w:lvlText w:val="%1.%2.%3"/>
      <w:lvlJc w:val="left"/>
      <w:pPr>
        <w:ind w:left="982" w:hanging="701"/>
      </w:pPr>
      <w:rPr>
        <w:rFonts w:ascii="Times New Roman" w:eastAsia="Times New Roman" w:hAnsi="Times New Roman" w:cs="Times New Roman" w:hint="default"/>
        <w:spacing w:val="-3"/>
        <w:w w:val="100"/>
        <w:sz w:val="28"/>
        <w:szCs w:val="28"/>
        <w:lang w:val="en-GB" w:eastAsia="en-GB" w:bidi="en-GB"/>
      </w:rPr>
    </w:lvl>
    <w:lvl w:ilvl="3">
      <w:numFmt w:val="bullet"/>
      <w:lvlText w:val="•"/>
      <w:lvlJc w:val="left"/>
      <w:pPr>
        <w:ind w:left="3166" w:hanging="701"/>
      </w:pPr>
      <w:rPr>
        <w:rFonts w:hint="default"/>
        <w:lang w:val="en-GB" w:eastAsia="en-GB" w:bidi="en-GB"/>
      </w:rPr>
    </w:lvl>
    <w:lvl w:ilvl="4">
      <w:numFmt w:val="bullet"/>
      <w:lvlText w:val="•"/>
      <w:lvlJc w:val="left"/>
      <w:pPr>
        <w:ind w:left="4260" w:hanging="701"/>
      </w:pPr>
      <w:rPr>
        <w:rFonts w:hint="default"/>
        <w:lang w:val="en-GB" w:eastAsia="en-GB" w:bidi="en-GB"/>
      </w:rPr>
    </w:lvl>
    <w:lvl w:ilvl="5">
      <w:numFmt w:val="bullet"/>
      <w:lvlText w:val="•"/>
      <w:lvlJc w:val="left"/>
      <w:pPr>
        <w:ind w:left="5353" w:hanging="701"/>
      </w:pPr>
      <w:rPr>
        <w:rFonts w:hint="default"/>
        <w:lang w:val="en-GB" w:eastAsia="en-GB" w:bidi="en-GB"/>
      </w:rPr>
    </w:lvl>
    <w:lvl w:ilvl="6">
      <w:numFmt w:val="bullet"/>
      <w:lvlText w:val="•"/>
      <w:lvlJc w:val="left"/>
      <w:pPr>
        <w:ind w:left="6446" w:hanging="701"/>
      </w:pPr>
      <w:rPr>
        <w:rFonts w:hint="default"/>
        <w:lang w:val="en-GB" w:eastAsia="en-GB" w:bidi="en-GB"/>
      </w:rPr>
    </w:lvl>
    <w:lvl w:ilvl="7">
      <w:numFmt w:val="bullet"/>
      <w:lvlText w:val="•"/>
      <w:lvlJc w:val="left"/>
      <w:pPr>
        <w:ind w:left="7540" w:hanging="701"/>
      </w:pPr>
      <w:rPr>
        <w:rFonts w:hint="default"/>
        <w:lang w:val="en-GB" w:eastAsia="en-GB" w:bidi="en-GB"/>
      </w:rPr>
    </w:lvl>
    <w:lvl w:ilvl="8">
      <w:numFmt w:val="bullet"/>
      <w:lvlText w:val="•"/>
      <w:lvlJc w:val="left"/>
      <w:pPr>
        <w:ind w:left="8633" w:hanging="701"/>
      </w:pPr>
      <w:rPr>
        <w:rFonts w:hint="default"/>
        <w:lang w:val="en-GB" w:eastAsia="en-GB" w:bidi="en-GB"/>
      </w:rPr>
    </w:lvl>
  </w:abstractNum>
  <w:abstractNum w:abstractNumId="41">
    <w:nsid w:val="79CD0CD7"/>
    <w:multiLevelType w:val="hybridMultilevel"/>
    <w:tmpl w:val="6030823A"/>
    <w:lvl w:ilvl="0" w:tplc="829E9122">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42">
    <w:nsid w:val="7DCF5256"/>
    <w:multiLevelType w:val="multilevel"/>
    <w:tmpl w:val="B2C4A654"/>
    <w:lvl w:ilvl="0">
      <w:start w:val="1"/>
      <w:numFmt w:val="decimal"/>
      <w:lvlText w:val="%1."/>
      <w:lvlJc w:val="left"/>
      <w:pPr>
        <w:ind w:left="435" w:hanging="360"/>
      </w:pPr>
      <w:rPr>
        <w:rFonts w:hint="default"/>
      </w:rPr>
    </w:lvl>
    <w:lvl w:ilvl="1">
      <w:start w:val="1"/>
      <w:numFmt w:val="decimal"/>
      <w:isLgl/>
      <w:lvlText w:val="%1.%2."/>
      <w:lvlJc w:val="left"/>
      <w:pPr>
        <w:ind w:left="1155" w:hanging="720"/>
      </w:pPr>
      <w:rPr>
        <w:rFonts w:hint="default"/>
      </w:rPr>
    </w:lvl>
    <w:lvl w:ilvl="2">
      <w:start w:val="1"/>
      <w:numFmt w:val="decimal"/>
      <w:isLgl/>
      <w:lvlText w:val="%1.%2.%3."/>
      <w:lvlJc w:val="left"/>
      <w:pPr>
        <w:ind w:left="1515" w:hanging="720"/>
      </w:pPr>
      <w:rPr>
        <w:rFonts w:hint="default"/>
      </w:rPr>
    </w:lvl>
    <w:lvl w:ilvl="3">
      <w:start w:val="1"/>
      <w:numFmt w:val="decimal"/>
      <w:isLgl/>
      <w:lvlText w:val="%1.%2.%3.%4."/>
      <w:lvlJc w:val="left"/>
      <w:pPr>
        <w:ind w:left="2235" w:hanging="1080"/>
      </w:pPr>
      <w:rPr>
        <w:rFonts w:hint="default"/>
      </w:rPr>
    </w:lvl>
    <w:lvl w:ilvl="4">
      <w:start w:val="1"/>
      <w:numFmt w:val="decimal"/>
      <w:isLgl/>
      <w:lvlText w:val="%1.%2.%3.%4.%5."/>
      <w:lvlJc w:val="left"/>
      <w:pPr>
        <w:ind w:left="2595" w:hanging="1080"/>
      </w:pPr>
      <w:rPr>
        <w:rFonts w:hint="default"/>
      </w:rPr>
    </w:lvl>
    <w:lvl w:ilvl="5">
      <w:start w:val="1"/>
      <w:numFmt w:val="decimal"/>
      <w:isLgl/>
      <w:lvlText w:val="%1.%2.%3.%4.%5.%6."/>
      <w:lvlJc w:val="left"/>
      <w:pPr>
        <w:ind w:left="3315" w:hanging="1440"/>
      </w:pPr>
      <w:rPr>
        <w:rFonts w:hint="default"/>
      </w:rPr>
    </w:lvl>
    <w:lvl w:ilvl="6">
      <w:start w:val="1"/>
      <w:numFmt w:val="decimal"/>
      <w:isLgl/>
      <w:lvlText w:val="%1.%2.%3.%4.%5.%6.%7."/>
      <w:lvlJc w:val="left"/>
      <w:pPr>
        <w:ind w:left="4035" w:hanging="1800"/>
      </w:pPr>
      <w:rPr>
        <w:rFonts w:hint="default"/>
      </w:rPr>
    </w:lvl>
    <w:lvl w:ilvl="7">
      <w:start w:val="1"/>
      <w:numFmt w:val="decimal"/>
      <w:isLgl/>
      <w:lvlText w:val="%1.%2.%3.%4.%5.%6.%7.%8."/>
      <w:lvlJc w:val="left"/>
      <w:pPr>
        <w:ind w:left="4395" w:hanging="1800"/>
      </w:pPr>
      <w:rPr>
        <w:rFonts w:hint="default"/>
      </w:rPr>
    </w:lvl>
    <w:lvl w:ilvl="8">
      <w:start w:val="1"/>
      <w:numFmt w:val="decimal"/>
      <w:isLgl/>
      <w:lvlText w:val="%1.%2.%3.%4.%5.%6.%7.%8.%9."/>
      <w:lvlJc w:val="left"/>
      <w:pPr>
        <w:ind w:left="5115" w:hanging="2160"/>
      </w:pPr>
      <w:rPr>
        <w:rFonts w:hint="default"/>
      </w:rPr>
    </w:lvl>
  </w:abstractNum>
  <w:abstractNum w:abstractNumId="43">
    <w:nsid w:val="7E0855E7"/>
    <w:multiLevelType w:val="hybridMultilevel"/>
    <w:tmpl w:val="757A26A2"/>
    <w:lvl w:ilvl="0" w:tplc="8C9E31D2">
      <w:numFmt w:val="bullet"/>
      <w:lvlText w:val="-"/>
      <w:lvlJc w:val="left"/>
      <w:pPr>
        <w:ind w:left="825" w:hanging="360"/>
      </w:pPr>
      <w:rPr>
        <w:rFonts w:ascii="Calibri" w:eastAsia="Calibri" w:hAnsi="Calibri" w:cs="Calibri" w:hint="default"/>
        <w:w w:val="100"/>
        <w:sz w:val="28"/>
        <w:szCs w:val="28"/>
        <w:lang w:val="en-GB" w:eastAsia="en-GB" w:bidi="en-GB"/>
      </w:rPr>
    </w:lvl>
    <w:lvl w:ilvl="1" w:tplc="92707A50">
      <w:numFmt w:val="bullet"/>
      <w:lvlText w:val="•"/>
      <w:lvlJc w:val="left"/>
      <w:pPr>
        <w:ind w:left="1404" w:hanging="360"/>
      </w:pPr>
      <w:rPr>
        <w:rFonts w:hint="default"/>
        <w:lang w:val="en-GB" w:eastAsia="en-GB" w:bidi="en-GB"/>
      </w:rPr>
    </w:lvl>
    <w:lvl w:ilvl="2" w:tplc="EE7A6230">
      <w:numFmt w:val="bullet"/>
      <w:lvlText w:val="•"/>
      <w:lvlJc w:val="left"/>
      <w:pPr>
        <w:ind w:left="1989" w:hanging="360"/>
      </w:pPr>
      <w:rPr>
        <w:rFonts w:hint="default"/>
        <w:lang w:val="en-GB" w:eastAsia="en-GB" w:bidi="en-GB"/>
      </w:rPr>
    </w:lvl>
    <w:lvl w:ilvl="3" w:tplc="261C7DB0">
      <w:numFmt w:val="bullet"/>
      <w:lvlText w:val="•"/>
      <w:lvlJc w:val="left"/>
      <w:pPr>
        <w:ind w:left="2574" w:hanging="360"/>
      </w:pPr>
      <w:rPr>
        <w:rFonts w:hint="default"/>
        <w:lang w:val="en-GB" w:eastAsia="en-GB" w:bidi="en-GB"/>
      </w:rPr>
    </w:lvl>
    <w:lvl w:ilvl="4" w:tplc="5522541E">
      <w:numFmt w:val="bullet"/>
      <w:lvlText w:val="•"/>
      <w:lvlJc w:val="left"/>
      <w:pPr>
        <w:ind w:left="3159" w:hanging="360"/>
      </w:pPr>
      <w:rPr>
        <w:rFonts w:hint="default"/>
        <w:lang w:val="en-GB" w:eastAsia="en-GB" w:bidi="en-GB"/>
      </w:rPr>
    </w:lvl>
    <w:lvl w:ilvl="5" w:tplc="64B4A2D8">
      <w:numFmt w:val="bullet"/>
      <w:lvlText w:val="•"/>
      <w:lvlJc w:val="left"/>
      <w:pPr>
        <w:ind w:left="3744" w:hanging="360"/>
      </w:pPr>
      <w:rPr>
        <w:rFonts w:hint="default"/>
        <w:lang w:val="en-GB" w:eastAsia="en-GB" w:bidi="en-GB"/>
      </w:rPr>
    </w:lvl>
    <w:lvl w:ilvl="6" w:tplc="A37A3258">
      <w:numFmt w:val="bullet"/>
      <w:lvlText w:val="•"/>
      <w:lvlJc w:val="left"/>
      <w:pPr>
        <w:ind w:left="4328" w:hanging="360"/>
      </w:pPr>
      <w:rPr>
        <w:rFonts w:hint="default"/>
        <w:lang w:val="en-GB" w:eastAsia="en-GB" w:bidi="en-GB"/>
      </w:rPr>
    </w:lvl>
    <w:lvl w:ilvl="7" w:tplc="E5661BCE">
      <w:numFmt w:val="bullet"/>
      <w:lvlText w:val="•"/>
      <w:lvlJc w:val="left"/>
      <w:pPr>
        <w:ind w:left="4913" w:hanging="360"/>
      </w:pPr>
      <w:rPr>
        <w:rFonts w:hint="default"/>
        <w:lang w:val="en-GB" w:eastAsia="en-GB" w:bidi="en-GB"/>
      </w:rPr>
    </w:lvl>
    <w:lvl w:ilvl="8" w:tplc="005AE192">
      <w:numFmt w:val="bullet"/>
      <w:lvlText w:val="•"/>
      <w:lvlJc w:val="left"/>
      <w:pPr>
        <w:ind w:left="5498" w:hanging="360"/>
      </w:pPr>
      <w:rPr>
        <w:rFonts w:hint="default"/>
        <w:lang w:val="en-GB" w:eastAsia="en-GB" w:bidi="en-GB"/>
      </w:rPr>
    </w:lvl>
  </w:abstractNum>
  <w:num w:numId="1">
    <w:abstractNumId w:val="21"/>
  </w:num>
  <w:num w:numId="2">
    <w:abstractNumId w:val="31"/>
  </w:num>
  <w:num w:numId="3">
    <w:abstractNumId w:val="18"/>
  </w:num>
  <w:num w:numId="4">
    <w:abstractNumId w:val="29"/>
  </w:num>
  <w:num w:numId="5">
    <w:abstractNumId w:val="24"/>
  </w:num>
  <w:num w:numId="6">
    <w:abstractNumId w:val="9"/>
  </w:num>
  <w:num w:numId="7">
    <w:abstractNumId w:val="37"/>
  </w:num>
  <w:num w:numId="8">
    <w:abstractNumId w:val="17"/>
  </w:num>
  <w:num w:numId="9">
    <w:abstractNumId w:val="15"/>
  </w:num>
  <w:num w:numId="10">
    <w:abstractNumId w:val="23"/>
  </w:num>
  <w:num w:numId="11">
    <w:abstractNumId w:val="10"/>
  </w:num>
  <w:num w:numId="12">
    <w:abstractNumId w:val="7"/>
  </w:num>
  <w:num w:numId="13">
    <w:abstractNumId w:val="43"/>
  </w:num>
  <w:num w:numId="14">
    <w:abstractNumId w:val="8"/>
  </w:num>
  <w:num w:numId="15">
    <w:abstractNumId w:val="40"/>
  </w:num>
  <w:num w:numId="16">
    <w:abstractNumId w:val="2"/>
  </w:num>
  <w:num w:numId="17">
    <w:abstractNumId w:val="30"/>
  </w:num>
  <w:num w:numId="18">
    <w:abstractNumId w:val="12"/>
  </w:num>
  <w:num w:numId="19">
    <w:abstractNumId w:val="36"/>
  </w:num>
  <w:num w:numId="20">
    <w:abstractNumId w:val="28"/>
  </w:num>
  <w:num w:numId="21">
    <w:abstractNumId w:val="25"/>
  </w:num>
  <w:num w:numId="22">
    <w:abstractNumId w:val="14"/>
  </w:num>
  <w:num w:numId="23">
    <w:abstractNumId w:val="39"/>
  </w:num>
  <w:num w:numId="24">
    <w:abstractNumId w:val="42"/>
  </w:num>
  <w:num w:numId="25">
    <w:abstractNumId w:val="27"/>
  </w:num>
  <w:num w:numId="26">
    <w:abstractNumId w:val="33"/>
  </w:num>
  <w:num w:numId="27">
    <w:abstractNumId w:val="4"/>
  </w:num>
  <w:num w:numId="28">
    <w:abstractNumId w:val="26"/>
  </w:num>
  <w:num w:numId="29">
    <w:abstractNumId w:val="20"/>
  </w:num>
  <w:num w:numId="30">
    <w:abstractNumId w:val="11"/>
  </w:num>
  <w:num w:numId="31">
    <w:abstractNumId w:val="35"/>
  </w:num>
  <w:num w:numId="32">
    <w:abstractNumId w:val="19"/>
  </w:num>
  <w:num w:numId="33">
    <w:abstractNumId w:val="1"/>
  </w:num>
  <w:num w:numId="34">
    <w:abstractNumId w:val="41"/>
  </w:num>
  <w:num w:numId="35">
    <w:abstractNumId w:val="16"/>
  </w:num>
  <w:num w:numId="36">
    <w:abstractNumId w:val="3"/>
  </w:num>
  <w:num w:numId="37">
    <w:abstractNumId w:val="38"/>
  </w:num>
  <w:num w:numId="38">
    <w:abstractNumId w:val="13"/>
  </w:num>
  <w:num w:numId="39">
    <w:abstractNumId w:val="0"/>
  </w:num>
  <w:num w:numId="40">
    <w:abstractNumId w:val="6"/>
  </w:num>
  <w:num w:numId="41">
    <w:abstractNumId w:val="34"/>
  </w:num>
  <w:num w:numId="42">
    <w:abstractNumId w:val="22"/>
  </w:num>
  <w:num w:numId="43">
    <w:abstractNumId w:val="32"/>
  </w:num>
  <w:num w:numId="44">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trackRevisions/>
  <w:defaultTabStop w:val="720"/>
  <w:drawingGridHorizontalSpacing w:val="110"/>
  <w:displayHorizontalDrawingGridEvery w:val="2"/>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D3778D"/>
    <w:rsid w:val="000061A0"/>
    <w:rsid w:val="000077AE"/>
    <w:rsid w:val="00015BB0"/>
    <w:rsid w:val="00030092"/>
    <w:rsid w:val="00062E00"/>
    <w:rsid w:val="00063F74"/>
    <w:rsid w:val="00085963"/>
    <w:rsid w:val="00093405"/>
    <w:rsid w:val="000B328C"/>
    <w:rsid w:val="000B682E"/>
    <w:rsid w:val="000C2C85"/>
    <w:rsid w:val="000C43B6"/>
    <w:rsid w:val="000E17BF"/>
    <w:rsid w:val="000E254D"/>
    <w:rsid w:val="000E7F21"/>
    <w:rsid w:val="0010255E"/>
    <w:rsid w:val="001211F6"/>
    <w:rsid w:val="001353BD"/>
    <w:rsid w:val="00144656"/>
    <w:rsid w:val="00150CF4"/>
    <w:rsid w:val="00152D56"/>
    <w:rsid w:val="0015331F"/>
    <w:rsid w:val="001634F3"/>
    <w:rsid w:val="00173E23"/>
    <w:rsid w:val="001A06C6"/>
    <w:rsid w:val="001B1F9A"/>
    <w:rsid w:val="001D73B7"/>
    <w:rsid w:val="00263BD5"/>
    <w:rsid w:val="00267506"/>
    <w:rsid w:val="002909CC"/>
    <w:rsid w:val="002A18A9"/>
    <w:rsid w:val="002B7483"/>
    <w:rsid w:val="002C6A57"/>
    <w:rsid w:val="002D33FF"/>
    <w:rsid w:val="002D3C2A"/>
    <w:rsid w:val="002D5440"/>
    <w:rsid w:val="002F2D48"/>
    <w:rsid w:val="002F50BE"/>
    <w:rsid w:val="0030299B"/>
    <w:rsid w:val="00304538"/>
    <w:rsid w:val="00310401"/>
    <w:rsid w:val="0033163E"/>
    <w:rsid w:val="00331928"/>
    <w:rsid w:val="003579EC"/>
    <w:rsid w:val="003B72E6"/>
    <w:rsid w:val="003D6D9B"/>
    <w:rsid w:val="00441322"/>
    <w:rsid w:val="00446FBD"/>
    <w:rsid w:val="00453B9E"/>
    <w:rsid w:val="00461421"/>
    <w:rsid w:val="00470005"/>
    <w:rsid w:val="004B0665"/>
    <w:rsid w:val="004C792F"/>
    <w:rsid w:val="004D4A1A"/>
    <w:rsid w:val="004F2F48"/>
    <w:rsid w:val="004F6461"/>
    <w:rsid w:val="004F70E7"/>
    <w:rsid w:val="00526273"/>
    <w:rsid w:val="0054540D"/>
    <w:rsid w:val="00552F88"/>
    <w:rsid w:val="0055570B"/>
    <w:rsid w:val="00567BA0"/>
    <w:rsid w:val="00570493"/>
    <w:rsid w:val="00573B08"/>
    <w:rsid w:val="005750C8"/>
    <w:rsid w:val="00586708"/>
    <w:rsid w:val="005B2771"/>
    <w:rsid w:val="005B3582"/>
    <w:rsid w:val="005B4955"/>
    <w:rsid w:val="005C30BE"/>
    <w:rsid w:val="005C4AC8"/>
    <w:rsid w:val="005F119B"/>
    <w:rsid w:val="005F2605"/>
    <w:rsid w:val="005F4F65"/>
    <w:rsid w:val="006039F5"/>
    <w:rsid w:val="00606343"/>
    <w:rsid w:val="00615640"/>
    <w:rsid w:val="00633CEB"/>
    <w:rsid w:val="00640579"/>
    <w:rsid w:val="00643E3D"/>
    <w:rsid w:val="00646C1C"/>
    <w:rsid w:val="006603E6"/>
    <w:rsid w:val="00687E3D"/>
    <w:rsid w:val="006A3C51"/>
    <w:rsid w:val="006C0FDD"/>
    <w:rsid w:val="006D0C9D"/>
    <w:rsid w:val="006F5050"/>
    <w:rsid w:val="00703741"/>
    <w:rsid w:val="00707BE9"/>
    <w:rsid w:val="007138C9"/>
    <w:rsid w:val="00716BC7"/>
    <w:rsid w:val="007177EB"/>
    <w:rsid w:val="00722188"/>
    <w:rsid w:val="00731117"/>
    <w:rsid w:val="007911F3"/>
    <w:rsid w:val="007B3072"/>
    <w:rsid w:val="007C625E"/>
    <w:rsid w:val="007D45FB"/>
    <w:rsid w:val="007E3E94"/>
    <w:rsid w:val="008038E9"/>
    <w:rsid w:val="00807C3B"/>
    <w:rsid w:val="00840585"/>
    <w:rsid w:val="00867D19"/>
    <w:rsid w:val="008977BC"/>
    <w:rsid w:val="008D282B"/>
    <w:rsid w:val="008D740B"/>
    <w:rsid w:val="008F0994"/>
    <w:rsid w:val="008F52D4"/>
    <w:rsid w:val="00901B78"/>
    <w:rsid w:val="009227F0"/>
    <w:rsid w:val="00934A75"/>
    <w:rsid w:val="009450D2"/>
    <w:rsid w:val="00966D1B"/>
    <w:rsid w:val="00981DA3"/>
    <w:rsid w:val="009F1696"/>
    <w:rsid w:val="00A179B0"/>
    <w:rsid w:val="00A2081B"/>
    <w:rsid w:val="00A373DA"/>
    <w:rsid w:val="00A64344"/>
    <w:rsid w:val="00A73422"/>
    <w:rsid w:val="00A74DD2"/>
    <w:rsid w:val="00A84634"/>
    <w:rsid w:val="00A869AD"/>
    <w:rsid w:val="00A87EBD"/>
    <w:rsid w:val="00AF60C5"/>
    <w:rsid w:val="00B171EE"/>
    <w:rsid w:val="00B3431D"/>
    <w:rsid w:val="00B74BBF"/>
    <w:rsid w:val="00B772B5"/>
    <w:rsid w:val="00B90625"/>
    <w:rsid w:val="00BC49F7"/>
    <w:rsid w:val="00BD7FA6"/>
    <w:rsid w:val="00BF4362"/>
    <w:rsid w:val="00C00596"/>
    <w:rsid w:val="00C0150F"/>
    <w:rsid w:val="00C325E4"/>
    <w:rsid w:val="00C36818"/>
    <w:rsid w:val="00C53213"/>
    <w:rsid w:val="00C54298"/>
    <w:rsid w:val="00C55D80"/>
    <w:rsid w:val="00C63D7D"/>
    <w:rsid w:val="00C74C9D"/>
    <w:rsid w:val="00CE4486"/>
    <w:rsid w:val="00CF3212"/>
    <w:rsid w:val="00D04AD5"/>
    <w:rsid w:val="00D068B4"/>
    <w:rsid w:val="00D147E6"/>
    <w:rsid w:val="00D21738"/>
    <w:rsid w:val="00D3778D"/>
    <w:rsid w:val="00D753BA"/>
    <w:rsid w:val="00D91550"/>
    <w:rsid w:val="00D9563A"/>
    <w:rsid w:val="00D97D25"/>
    <w:rsid w:val="00DA5E24"/>
    <w:rsid w:val="00DD4AA1"/>
    <w:rsid w:val="00E04831"/>
    <w:rsid w:val="00E063D1"/>
    <w:rsid w:val="00E25811"/>
    <w:rsid w:val="00E41862"/>
    <w:rsid w:val="00E438DD"/>
    <w:rsid w:val="00E43DDB"/>
    <w:rsid w:val="00E76753"/>
    <w:rsid w:val="00EA43FB"/>
    <w:rsid w:val="00EB08AE"/>
    <w:rsid w:val="00EB52C4"/>
    <w:rsid w:val="00EC7670"/>
    <w:rsid w:val="00EE2768"/>
    <w:rsid w:val="00EE40EB"/>
    <w:rsid w:val="00EE6F44"/>
    <w:rsid w:val="00F07EDE"/>
    <w:rsid w:val="00F13C10"/>
    <w:rsid w:val="00F47C37"/>
    <w:rsid w:val="00F71DBA"/>
    <w:rsid w:val="00F77266"/>
    <w:rsid w:val="00F81D32"/>
    <w:rsid w:val="00FB141A"/>
    <w:rsid w:val="00FF29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97D25"/>
    <w:rPr>
      <w:rFonts w:ascii="Times New Roman" w:eastAsia="Times New Roman" w:hAnsi="Times New Roman" w:cs="Times New Roman"/>
      <w:lang w:val="en-GB" w:eastAsia="en-GB" w:bidi="en-GB"/>
    </w:rPr>
  </w:style>
  <w:style w:type="paragraph" w:styleId="Heading1">
    <w:name w:val="heading 1"/>
    <w:basedOn w:val="Normal"/>
    <w:uiPriority w:val="1"/>
    <w:qFormat/>
    <w:pPr>
      <w:spacing w:before="71"/>
      <w:ind w:left="282"/>
      <w:outlineLvl w:val="0"/>
    </w:pPr>
    <w:rPr>
      <w:b/>
      <w:bCs/>
      <w:sz w:val="40"/>
      <w:szCs w:val="40"/>
    </w:rPr>
  </w:style>
  <w:style w:type="paragraph" w:styleId="Heading2">
    <w:name w:val="heading 2"/>
    <w:basedOn w:val="Normal"/>
    <w:uiPriority w:val="1"/>
    <w:qFormat/>
    <w:pPr>
      <w:spacing w:before="234"/>
      <w:ind w:left="841" w:hanging="559"/>
      <w:outlineLvl w:val="1"/>
    </w:pPr>
    <w:rPr>
      <w:sz w:val="32"/>
      <w:szCs w:val="32"/>
    </w:rPr>
  </w:style>
  <w:style w:type="paragraph" w:styleId="Heading3">
    <w:name w:val="heading 3"/>
    <w:basedOn w:val="Normal"/>
    <w:uiPriority w:val="1"/>
    <w:qFormat/>
    <w:pPr>
      <w:spacing w:before="70"/>
      <w:ind w:left="282"/>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9"/>
      <w:ind w:right="574"/>
      <w:jc w:val="center"/>
    </w:pPr>
    <w:rPr>
      <w:sz w:val="28"/>
      <w:szCs w:val="28"/>
    </w:rPr>
  </w:style>
  <w:style w:type="paragraph" w:styleId="TOC2">
    <w:name w:val="toc 2"/>
    <w:basedOn w:val="Normal"/>
    <w:uiPriority w:val="1"/>
    <w:qFormat/>
    <w:pPr>
      <w:spacing w:before="119"/>
      <w:ind w:left="934" w:right="376" w:hanging="453"/>
    </w:pPr>
    <w:rPr>
      <w:sz w:val="26"/>
      <w:szCs w:val="26"/>
    </w:rPr>
  </w:style>
  <w:style w:type="paragraph" w:styleId="TOC3">
    <w:name w:val="toc 3"/>
    <w:basedOn w:val="Normal"/>
    <w:uiPriority w:val="1"/>
    <w:qFormat/>
    <w:pPr>
      <w:spacing w:before="121"/>
      <w:ind w:left="1330" w:hanging="648"/>
    </w:pPr>
    <w:rPr>
      <w:sz w:val="26"/>
      <w:szCs w:val="26"/>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002" w:hanging="360"/>
    </w:pPr>
  </w:style>
  <w:style w:type="paragraph" w:customStyle="1" w:styleId="TableParagraph">
    <w:name w:val="Table Paragraph"/>
    <w:basedOn w:val="Normal"/>
    <w:uiPriority w:val="1"/>
    <w:qFormat/>
    <w:pPr>
      <w:spacing w:before="112" w:line="308" w:lineRule="exact"/>
    </w:pPr>
  </w:style>
  <w:style w:type="character" w:customStyle="1" w:styleId="BodyTextChar">
    <w:name w:val="Body Text Char"/>
    <w:basedOn w:val="DefaultParagraphFont"/>
    <w:link w:val="BodyText"/>
    <w:uiPriority w:val="1"/>
    <w:rsid w:val="00D97D25"/>
    <w:rPr>
      <w:rFonts w:ascii="Times New Roman" w:eastAsia="Times New Roman" w:hAnsi="Times New Roman" w:cs="Times New Roman"/>
      <w:sz w:val="28"/>
      <w:szCs w:val="28"/>
      <w:lang w:val="en-GB" w:eastAsia="en-GB" w:bidi="en-GB"/>
    </w:rPr>
  </w:style>
  <w:style w:type="character" w:styleId="Hyperlink">
    <w:name w:val="Hyperlink"/>
    <w:basedOn w:val="DefaultParagraphFont"/>
    <w:uiPriority w:val="99"/>
    <w:semiHidden/>
    <w:unhideWhenUsed/>
    <w:rsid w:val="00E41862"/>
    <w:rPr>
      <w:color w:val="0000FF"/>
      <w:u w:val="single"/>
    </w:rPr>
  </w:style>
  <w:style w:type="character" w:styleId="CommentReference">
    <w:name w:val="annotation reference"/>
    <w:basedOn w:val="DefaultParagraphFont"/>
    <w:uiPriority w:val="99"/>
    <w:semiHidden/>
    <w:unhideWhenUsed/>
    <w:rsid w:val="00E04831"/>
    <w:rPr>
      <w:sz w:val="16"/>
      <w:szCs w:val="16"/>
    </w:rPr>
  </w:style>
  <w:style w:type="paragraph" w:styleId="CommentText">
    <w:name w:val="annotation text"/>
    <w:basedOn w:val="Normal"/>
    <w:link w:val="CommentTextChar"/>
    <w:uiPriority w:val="99"/>
    <w:semiHidden/>
    <w:unhideWhenUsed/>
    <w:rsid w:val="00E04831"/>
    <w:rPr>
      <w:sz w:val="20"/>
      <w:szCs w:val="20"/>
    </w:rPr>
  </w:style>
  <w:style w:type="character" w:customStyle="1" w:styleId="CommentTextChar">
    <w:name w:val="Comment Text Char"/>
    <w:basedOn w:val="DefaultParagraphFont"/>
    <w:link w:val="CommentText"/>
    <w:uiPriority w:val="99"/>
    <w:semiHidden/>
    <w:rsid w:val="00E04831"/>
    <w:rPr>
      <w:rFonts w:ascii="Times New Roman" w:eastAsia="Times New Roman" w:hAnsi="Times New Roman" w:cs="Times New Roman"/>
      <w:sz w:val="20"/>
      <w:szCs w:val="20"/>
      <w:lang w:val="en-GB" w:eastAsia="en-GB" w:bidi="en-GB"/>
    </w:rPr>
  </w:style>
  <w:style w:type="paragraph" w:styleId="CommentSubject">
    <w:name w:val="annotation subject"/>
    <w:basedOn w:val="CommentText"/>
    <w:next w:val="CommentText"/>
    <w:link w:val="CommentSubjectChar"/>
    <w:uiPriority w:val="99"/>
    <w:semiHidden/>
    <w:unhideWhenUsed/>
    <w:rsid w:val="00E04831"/>
    <w:rPr>
      <w:b/>
      <w:bCs/>
    </w:rPr>
  </w:style>
  <w:style w:type="character" w:customStyle="1" w:styleId="CommentSubjectChar">
    <w:name w:val="Comment Subject Char"/>
    <w:basedOn w:val="CommentTextChar"/>
    <w:link w:val="CommentSubject"/>
    <w:uiPriority w:val="99"/>
    <w:semiHidden/>
    <w:rsid w:val="00E04831"/>
    <w:rPr>
      <w:rFonts w:ascii="Times New Roman" w:eastAsia="Times New Roman" w:hAnsi="Times New Roman" w:cs="Times New Roman"/>
      <w:b/>
      <w:bCs/>
      <w:sz w:val="20"/>
      <w:szCs w:val="20"/>
      <w:lang w:val="en-GB" w:eastAsia="en-GB" w:bidi="en-GB"/>
    </w:rPr>
  </w:style>
  <w:style w:type="paragraph" w:styleId="BalloonText">
    <w:name w:val="Balloon Text"/>
    <w:basedOn w:val="Normal"/>
    <w:link w:val="BalloonTextChar"/>
    <w:uiPriority w:val="99"/>
    <w:semiHidden/>
    <w:unhideWhenUsed/>
    <w:rsid w:val="00E04831"/>
    <w:rPr>
      <w:rFonts w:ascii="Tahoma" w:hAnsi="Tahoma" w:cs="Tahoma"/>
      <w:sz w:val="16"/>
      <w:szCs w:val="16"/>
    </w:rPr>
  </w:style>
  <w:style w:type="character" w:customStyle="1" w:styleId="BalloonTextChar">
    <w:name w:val="Balloon Text Char"/>
    <w:basedOn w:val="DefaultParagraphFont"/>
    <w:link w:val="BalloonText"/>
    <w:uiPriority w:val="99"/>
    <w:semiHidden/>
    <w:rsid w:val="00E04831"/>
    <w:rPr>
      <w:rFonts w:ascii="Tahoma" w:eastAsia="Times New Roman" w:hAnsi="Tahoma" w:cs="Tahoma"/>
      <w:sz w:val="16"/>
      <w:szCs w:val="16"/>
      <w:lang w:val="en-GB" w:eastAsia="en-GB" w:bidi="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4024454">
      <w:bodyDiv w:val="1"/>
      <w:marLeft w:val="0"/>
      <w:marRight w:val="0"/>
      <w:marTop w:val="0"/>
      <w:marBottom w:val="0"/>
      <w:divBdr>
        <w:top w:val="none" w:sz="0" w:space="0" w:color="auto"/>
        <w:left w:val="none" w:sz="0" w:space="0" w:color="auto"/>
        <w:bottom w:val="none" w:sz="0" w:space="0" w:color="auto"/>
        <w:right w:val="none" w:sz="0" w:space="0" w:color="auto"/>
      </w:divBdr>
    </w:div>
    <w:div w:id="657418742">
      <w:bodyDiv w:val="1"/>
      <w:marLeft w:val="0"/>
      <w:marRight w:val="0"/>
      <w:marTop w:val="0"/>
      <w:marBottom w:val="0"/>
      <w:divBdr>
        <w:top w:val="none" w:sz="0" w:space="0" w:color="auto"/>
        <w:left w:val="none" w:sz="0" w:space="0" w:color="auto"/>
        <w:bottom w:val="none" w:sz="0" w:space="0" w:color="auto"/>
        <w:right w:val="none" w:sz="0" w:space="0" w:color="auto"/>
      </w:divBdr>
    </w:div>
    <w:div w:id="1593902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thangbk2209@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682</TotalTime>
  <Pages>48</Pages>
  <Words>5840</Words>
  <Characters>33293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Hồng Tống</dc:creator>
  <cp:lastModifiedBy>Quang Nhat Nguyen</cp:lastModifiedBy>
  <cp:revision>159</cp:revision>
  <dcterms:created xsi:type="dcterms:W3CDTF">2017-09-29T15:57:00Z</dcterms:created>
  <dcterms:modified xsi:type="dcterms:W3CDTF">2017-10-05T02:26:00Z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2017-05-08T00:00:00Z</vt:filetime>
  </property>
  <property fmtid="{D5CDD505-2E9C-101B-9397-08002B2CF9AE}" pid="3" name="Creator">
    <vt:lpwstr>Microsoft® Word 2013</vt:lpwstr>
  </property>
  <property fmtid="{D5CDD505-2E9C-101B-9397-08002B2CF9AE}" pid="4" name="LastSaved">
    <vt:filetime>2017-09-29T00:00:00Z</vt:filetime>
  </property>
</Properties>
</file>